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0F2E4C"/>
        </w:rPr>
        <w:t xml:space="preserve">Draft bid structure — Espoo Säterinpuistontie (Hilma notice 2026-057797)</w:t>
      </w:r>
    </w:p>
    <w:p>
      <w:pPr>
        <w:spacing w:after="120"/>
      </w:pPr>
      <w:r>
        <w:rPr>
          <w:b/>
          <w:bCs/>
        </w:rPr>
        <w:t xml:space="preserve">Prepared:</w:t>
      </w:r>
      <w:r>
        <w:t xml:space="preserve"> 7 October 2026 · for the managing director, Kymenlaakso groundworks &amp; municipal-engineering subcontractor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Critical status of this document</w:t>
      </w:r>
    </w:p>
    <w:p>
      <w:pPr>
        <w:spacing w:after="120"/>
      </w:pPr>
      <w:r>
        <w:t xml:space="preserve">The buyer's procurement documents — which </w:t>
      </w:r>
      <w:r>
        <w:rPr>
          <w:b/>
          <w:bCs/>
        </w:rPr>
        <w:t xml:space="preserve">set the required content and order of the tender</w:t>
      </w:r>
      <w:r>
        <w:t xml:space="preserve"> — were </w:t>
      </w:r>
      <w:r>
        <w:rPr>
          <w:b/>
          <w:bCs/>
        </w:rPr>
        <w:t xml:space="preserve">not retrieved</w:t>
      </w:r>
      <w:r>
        <w:t xml:space="preserve"> in this run (the buyer's Cloudia/Tarjouspalvelu portal requires registration before it will display them; the notice itself states document access is not restricted, but the portal asks for a log-in).</w:t>
      </w:r>
    </w:p>
    <w:p>
      <w:pPr>
        <w:spacing w:after="120"/>
      </w:pPr>
      <w:r>
        <w:t xml:space="preserve">Therefore:</w:t>
      </w:r>
    </w:p>
    <w:p>
      <w:pPr>
        <w:spacing w:after="120"/>
      </w:pPr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 xml:space="preserve">section order below is an ASSUMPTION</w:t>
      </w:r>
      <w:r>
        <w:t xml:space="preserve">, built on the standard shape of a Finnish national-procedure works tender. It is a planning skeleton, </w:t>
      </w:r>
      <w:r>
        <w:rPr>
          <w:b/>
          <w:bCs/>
        </w:rPr>
        <w:t xml:space="preserve">not</w:t>
      </w:r>
      <w:r>
        <w:t xml:space="preserve"> the buyer's requirement.</w:t>
      </w:r>
    </w:p>
    <w:p>
      <w:pPr>
        <w:pStyle w:val="ListParagraph"/>
        <w:numPr>
          <w:ilvl w:val="0"/>
          <w:numId w:val="1"/>
        </w:numPr>
      </w:pPr>
      <w:r>
        <w:t xml:space="preserve">The moment the tarjouspyyntö is downloaded, </w:t>
      </w:r>
      <w:r>
        <w:rPr>
          <w:b/>
          <w:bCs/>
        </w:rPr>
        <w:t xml:space="preserve">re-order and re-title this structure to match the buyer's own list</w:t>
      </w:r>
      <w:r>
        <w:t xml:space="preserve">, and delete any section the buyer does not ask for. The buyer's index always governs.</w:t>
      </w:r>
    </w:p>
    <w:p>
      <w:pPr>
        <w:pStyle w:val="ListParagraph"/>
        <w:numPr>
          <w:ilvl w:val="0"/>
          <w:numId w:val="1"/>
        </w:numPr>
      </w:pPr>
      <w:r>
        <w:t xml:space="preserve">Every </w:t>
      </w:r>
      <w:r>
        <w:rPr>
          <w:b/>
          <w:bCs/>
        </w:rPr>
        <w:t xml:space="preserve">"missing input"</w:t>
      </w:r>
      <w:r>
        <w:t xml:space="preserve"> line names the exact company fact that is absent. Nothing has been invented to fill a gap.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1. Assumed tender section order (ASSUMPTION — re-baseline against the tarjouspyyntö)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it is there</w:t>
            </w:r>
          </w:p>
        </w:tc>
      </w:tr>
      <w:tr>
        <w:trPr>
          <w:tblHeader w:val="false"/>
        </w:trPr>
        <w:tc>
          <w:p>
            <w:r>
              <w:t xml:space="preserve">1</w:t>
            </w:r>
          </w:p>
        </w:tc>
        <w:tc>
          <w:p>
            <w:r>
              <w:t xml:space="preserve">Tarjouskirje (cover letter)</w:t>
            </w:r>
          </w:p>
        </w:tc>
        <w:tc>
          <w:p>
            <w:r>
              <w:t xml:space="preserve">Identifies the tenderer, confirms the offer and its validity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2</w:t>
            </w:r>
          </w:p>
        </w:tc>
        <w:tc>
          <w:tcPr>
            <w:shd w:fill="F5F5F5" w:val="clear"/>
          </w:tcPr>
          <w:p>
            <w:r>
              <w:t xml:space="preserve">Hintalomake / hintataulukko (price schedule, completed)</w:t>
            </w:r>
          </w:p>
        </w:tc>
        <w:tc>
          <w:tcPr>
            <w:shd w:fill="F5F5F5" w:val="clear"/>
          </w:tcPr>
          <w:p>
            <w:r>
              <w:t xml:space="preserve">The priced offer</w:t>
            </w:r>
          </w:p>
        </w:tc>
      </w:tr>
      <w:tr>
        <w:trPr>
          <w:tblHeader w:val="false"/>
        </w:trPr>
        <w:tc>
          <w:p>
            <w:r>
              <w:t xml:space="preserve">3</w:t>
            </w:r>
          </w:p>
        </w:tc>
        <w:tc>
          <w:p>
            <w:r>
              <w:t xml:space="preserve">Tarjoajan soveltuvuus: </w:t>
            </w:r>
            <w:del w:id="3" w:author="White Hat IQ" w:date="2026-10-07T16:16:17Z">
              <w:r>
                <w:delText xml:space="preserve">ESPD / reliability evidence</w:delText>
              </w:r>
            </w:del>
            <w:ins w:id="4" w:author="White Hat IQ" w:date="2026-10-07T16:16:17Z">
              <w:r>
                <w:t xml:space="preserve">reliability evidence and the buyer's suitability questionnaire</w:t>
              </w:r>
            </w:ins>
          </w:p>
        </w:tc>
        <w:tc>
          <w:p>
            <w:r>
              <w:t xml:space="preserve">Proves eligibility and reliability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4</w:t>
            </w:r>
          </w:p>
        </w:tc>
        <w:tc>
          <w:tcPr>
            <w:shd w:fill="F5F5F5" w:val="clear"/>
          </w:tcPr>
          <w:p>
            <w:r>
              <w:t xml:space="preserve">Referenssit (relevant experience)</w:t>
            </w:r>
          </w:p>
        </w:tc>
        <w:tc>
          <w:tcPr>
            <w:shd w:fill="F5F5F5" w:val="clear"/>
          </w:tcPr>
          <w:p>
            <w:r>
              <w:t xml:space="preserve">Proves technical capability</w:t>
            </w:r>
          </w:p>
        </w:tc>
      </w:tr>
      <w:tr>
        <w:trPr>
          <w:tblHeader w:val="false"/>
        </w:trPr>
        <w:tc>
          <w:p>
            <w:r>
              <w:t xml:space="preserve">5</w:t>
            </w:r>
          </w:p>
        </w:tc>
        <w:tc>
          <w:p>
            <w:r>
              <w:t xml:space="preserve">Organisaatio ja henkilöstö (organisation and key personnel)</w:t>
            </w:r>
          </w:p>
        </w:tc>
        <w:tc>
          <w:p>
            <w:r>
              <w:t xml:space="preserve">Proves resourcing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6</w:t>
            </w:r>
          </w:p>
        </w:tc>
        <w:tc>
          <w:tcPr>
            <w:shd w:fill="F5F5F5" w:val="clear"/>
          </w:tcPr>
          <w:p>
            <w:r>
              <w:t xml:space="preserve">Kalusto (plant and equipment, incl. machine control)</w:t>
            </w:r>
          </w:p>
        </w:tc>
        <w:tc>
          <w:tcPr>
            <w:shd w:fill="F5F5F5" w:val="clear"/>
          </w:tcPr>
          <w:p>
            <w:r>
              <w:t xml:space="preserve">Proves the means to execute</w:t>
            </w:r>
          </w:p>
        </w:tc>
      </w:tr>
      <w:tr>
        <w:trPr>
          <w:tblHeader w:val="false"/>
        </w:trPr>
        <w:tc>
          <w:p>
            <w:r>
              <w:t xml:space="preserve">7</w:t>
            </w:r>
          </w:p>
        </w:tc>
        <w:tc>
          <w:p>
            <w:r>
              <w:t xml:space="preserve">Tekninen toteutus ja menetelmät (technical solution)</w:t>
            </w:r>
          </w:p>
        </w:tc>
        <w:tc>
          <w:p>
            <w:r>
              <w:t xml:space="preserve">Proves the method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8</w:t>
            </w:r>
          </w:p>
        </w:tc>
        <w:tc>
          <w:tcPr>
            <w:shd w:fill="F5F5F5" w:val="clear"/>
          </w:tcPr>
          <w:p>
            <w:r>
              <w:t xml:space="preserve">Aikataulu (programme)</w:t>
            </w:r>
          </w:p>
        </w:tc>
        <w:tc>
          <w:tcPr>
            <w:shd w:fill="F5F5F5" w:val="clear"/>
          </w:tcPr>
          <w:p>
            <w:r>
              <w:t xml:space="preserve">Proves deliverability within the contract period</w:t>
            </w:r>
          </w:p>
        </w:tc>
      </w:tr>
      <w:tr>
        <w:trPr>
          <w:tblHeader w:val="false"/>
        </w:trPr>
        <w:tc>
          <w:p>
            <w:r>
              <w:t xml:space="preserve">9</w:t>
            </w:r>
          </w:p>
        </w:tc>
        <w:tc>
          <w:p>
            <w:r>
              <w:t xml:space="preserve">Laatu- ja ympäristösuunnitelma (quality and environment)</w:t>
            </w:r>
          </w:p>
        </w:tc>
        <w:tc>
          <w:p>
            <w:r>
              <w:t xml:space="preserve">Meets the notice's quality, low-carbon and circular-economy flags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10</w:t>
            </w:r>
          </w:p>
        </w:tc>
        <w:tc>
          <w:tcPr>
            <w:shd w:fill="F5F5F5" w:val="clear"/>
          </w:tcPr>
          <w:p>
            <w:r>
              <w:t xml:space="preserve">Työturvallisuus (HSE plan and safety)</w:t>
            </w:r>
          </w:p>
        </w:tc>
        <w:tc>
          <w:tcPr>
            <w:shd w:fill="F5F5F5" w:val="clear"/>
          </w:tcPr>
          <w:p>
            <w:r>
              <w:t xml:space="preserve">Meets justWorkingConditions and the FI safety regime</w:t>
            </w:r>
          </w:p>
        </w:tc>
      </w:tr>
      <w:tr>
        <w:trPr>
          <w:tblHeader w:val="false"/>
        </w:trPr>
        <w:tc>
          <w:p>
            <w:r>
              <w:t xml:space="preserve">11</w:t>
            </w:r>
          </w:p>
        </w:tc>
        <w:tc>
          <w:p>
            <w:r>
              <w:t xml:space="preserve">Liikenteenohjaus (temporary traffic management)</w:t>
            </w:r>
          </w:p>
        </w:tc>
        <w:tc>
          <w:p>
            <w:r>
              <w:t xml:space="preserve">The scope works "partly among live public traffic"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12</w:t>
            </w:r>
          </w:p>
        </w:tc>
        <w:tc>
          <w:tcPr>
            <w:shd w:fill="F5F5F5" w:val="clear"/>
          </w:tcPr>
          <w:p>
            <w:r>
              <w:t xml:space="preserve">Rautatiealueen rajapinta (railway interface)</w:t>
            </w:r>
          </w:p>
        </w:tc>
        <w:tc>
          <w:tcPr>
            <w:shd w:fill="F5F5F5" w:val="clear"/>
          </w:tcPr>
          <w:p>
            <w:r>
              <w:t xml:space="preserve">The street underpasses the Helsinki–Turku railway</w:t>
            </w:r>
          </w:p>
        </w:tc>
      </w:tr>
      <w:tr>
        <w:trPr>
          <w:tblHeader w:val="false"/>
        </w:trPr>
        <w:tc>
          <w:p>
            <w:r>
              <w:t xml:space="preserve">13</w:t>
            </w:r>
          </w:p>
        </w:tc>
        <w:tc>
          <w:p>
            <w:r>
              <w:t xml:space="preserve">Hankinnat ja alihankkijat (procurement and subcontractors)</w:t>
            </w:r>
          </w:p>
        </w:tc>
        <w:tc>
          <w:p>
            <w:r>
              <w:t xml:space="preserve">Reliability of the chain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14</w:t>
            </w:r>
          </w:p>
        </w:tc>
        <w:tc>
          <w:tcPr>
            <w:shd w:fill="F5F5F5" w:val="clear"/>
          </w:tcPr>
          <w:p>
            <w:r>
              <w:t xml:space="preserve">Vakuudet ja vakuutukset (securities and insurance)</w:t>
            </w:r>
          </w:p>
        </w:tc>
        <w:tc>
          <w:tcPr>
            <w:shd w:fill="F5F5F5" w:val="clear"/>
          </w:tcPr>
          <w:p>
            <w:r>
              <w:t xml:space="preserve">Contractual protection</w:t>
            </w:r>
          </w:p>
        </w:tc>
      </w:tr>
      <w:tr>
        <w:trPr>
          <w:tblHeader w:val="false"/>
        </w:trPr>
        <w:tc>
          <w:p>
            <w:r>
              <w:t xml:space="preserve">15</w:t>
            </w:r>
          </w:p>
        </w:tc>
        <w:tc>
          <w:p>
            <w:r>
              <w:t xml:space="preserve">Taloudellinen selvitys (financial standing)</w:t>
            </w:r>
          </w:p>
        </w:tc>
        <w:tc>
          <w:p>
            <w:r>
              <w:t xml:space="preserve">Financial capacity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t xml:space="preserve">16</w:t>
            </w:r>
          </w:p>
        </w:tc>
        <w:tc>
          <w:tcPr>
            <w:shd w:fill="F5F5F5" w:val="clear"/>
          </w:tcPr>
          <w:p>
            <w:r>
              <w:t xml:space="preserve">Poikkeamat ja lisätiedot (deviations and clarifications)</w:t>
            </w:r>
          </w:p>
        </w:tc>
        <w:tc>
          <w:tcPr>
            <w:shd w:fill="F5F5F5" w:val="clear"/>
          </w:tcPr>
          <w:p>
            <w:r>
              <w:t xml:space="preserve">Where the firm records anything it cannot meet</w:t>
            </w:r>
          </w:p>
        </w:tc>
      </w:tr>
      <w:tr>
        <w:trPr>
          <w:tblHeader w:val="false"/>
        </w:trPr>
        <w:tc>
          <w:p>
            <w:r>
              <w:t xml:space="preserve">17</w:t>
            </w:r>
          </w:p>
        </w:tc>
        <w:tc>
          <w:p>
            <w:r>
              <w:t xml:space="preserve">Liitteet (appendices)</w:t>
            </w:r>
          </w:p>
        </w:tc>
        <w:tc>
          <w:p>
            <w:r>
              <w:t xml:space="preserve">Certificates, drawings, datasheets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2. Section content — what goes in, what we must decide, what is missing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1. Tarjouskirje (cover letter)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firm's identification (name, business ID, address), the tender reference (</w:t>
      </w:r>
      <w:r>
        <w:rPr>
          <w:b/>
          <w:bCs/>
        </w:rPr>
        <w:t xml:space="preserve">notice 2026-057797 / competition QQ/26/037638/000</w:t>
      </w:r>
      <w:r>
        <w:t xml:space="preserve">), a clear statement that the firm offers to perform the works in accordance with the buyer's documents, the </w:t>
      </w:r>
      <w:r>
        <w:rPr>
          <w:b/>
          <w:bCs/>
        </w:rPr>
        <w:t xml:space="preserve">tender validity of 2 months</w:t>
      </w:r>
      <w:r>
        <w:t xml:space="preserve"> required by the notice, and a signature by an authorised signatory.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who signs, in what capacity, and whether a power of attorney is needed.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name and title of the authorised signatory, and the firm's exact registered name and business ID.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2. Hintalomake / hintataulukko (price schedule)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buyer's own price schedule, completed in full, with no cells left blank and no unilateral qualifications. Price in euros, in the format the buyer issues.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the markup and the firm's rate build-up; whether any item will be priced at zero risk (it should not be — an unpriced item is a hazard, not a saving); whether to enter a fixed lump sum or a schedule of rates, per the buyer's instruction.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</w:t>
      </w:r>
      <w:r>
        <w:rPr>
          <w:b/>
          <w:bCs/>
        </w:rPr>
        <w:t xml:space="preserve">bill of quantities itself</w:t>
      </w:r>
      <w:r>
        <w:t xml:space="preserve"> (row 2 of the document checklist). There is no quantity list in the notice. </w:t>
      </w:r>
      <w:r>
        <w:rPr>
          <w:b/>
          <w:bCs/>
        </w:rPr>
        <w:t xml:space="preserve">No price may be finalised before it is read</w:t>
      </w:r>
      <w:r>
        <w:t xml:space="preserve"> — any figure produced earlier has to be labelled PROVISIONAL / ranking-only.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Note:</w:t>
      </w:r>
      <w:r>
        <w:t xml:space="preserve"> the schedule's structure is unknown. This section cannot be drafted until the buyer's file is downloaded.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3. Tarjoajan soveltuvuus: </w:t>
      </w:r>
      <w:del w:id="1" w:author="White Hat IQ" w:date="2026-10-07T16:16:17Z">
        <w:r>
          <w:rPr>
            <w:b/>
            <w:bCs/>
            <w:color w:val="0F2E4C"/>
          </w:rPr>
          <w:delText xml:space="preserve">ESPD / reliability evidence</w:delText>
        </w:r>
      </w:del>
      <w:ins w:id="2" w:author="White Hat IQ" w:date="2026-10-07T16:16:17Z">
        <w:r>
          <w:rPr>
            <w:b/>
            <w:bCs/>
            <w:color w:val="0F2E4C"/>
          </w:rPr>
          <w:t xml:space="preserve">reliability evidence and the buyer's suitability questionnaire</w:t>
        </w:r>
      </w:ins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</w:t>
      </w:r>
      <w:del w:id="5" w:author="White Hat IQ" w:date="2026-10-07T16:16:17Z">
        <w:r>
          <w:delText xml:space="preserve">ESPD (or the buyer's own questionnaire)</w:delText>
        </w:r>
      </w:del>
      <w:ins w:id="6" w:author="White Hat IQ" w:date="2026-10-07T16:16:17Z">
        <w:r>
          <w:t xml:space="preserve">buyer's own suitability/supplier questionnaire (corrected 7.10.2026: the ESPD is an EU single-market instrument and is not used in a purely national Finnish procedure, so the form the buyer actually requires is not stated in the notice)</w:t>
        </w:r>
      </w:ins>
      <w:r>
        <w:t xml:space="preserve"> plus the standard extracts and certificates: trade register; tax certificate; employer and pension certificate; accident and liability insurance; a statement of turnover and financial ratios.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whether the firm meets any turnover or ratio threshold; whether any group or parent support is needed.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</w:t>
      </w:r>
      <w:r>
        <w:rPr>
          <w:b/>
          <w:bCs/>
        </w:rPr>
        <w:t xml:space="preserve">none of these documents is available in the project this run.</w:t>
      </w:r>
      <w:r>
        <w:t xml:space="preserve"> All must be collected from the accountant, the insurer and the tax administration. The firm's </w:t>
      </w:r>
      <w:r>
        <w:rPr>
          <w:b/>
          <w:bCs/>
        </w:rPr>
        <w:t xml:space="preserve">turnover for the last three financial years</w:t>
      </w:r>
      <w:r>
        <w:t xml:space="preserve">, its </w:t>
      </w:r>
      <w:r>
        <w:rPr>
          <w:b/>
          <w:bCs/>
        </w:rPr>
        <w:t xml:space="preserve">financial ratios</w:t>
      </w:r>
      <w:r>
        <w:t xml:space="preserve">, and its </w:t>
      </w:r>
      <w:r>
        <w:rPr>
          <w:b/>
          <w:bCs/>
        </w:rPr>
        <w:t xml:space="preserve">insurance cover levels</w:t>
      </w:r>
      <w:r>
        <w:t xml:space="preserve"> are all unknown to this brief.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4. Referenssit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a reference list of comparable works — most usefully </w:t>
      </w:r>
      <w:r>
        <w:rPr>
          <w:b/>
          <w:bCs/>
        </w:rPr>
        <w:t xml:space="preserve">street construction and water/sewer network works for a municipality or a main contractor</w:t>
      </w:r>
      <w:r>
        <w:t xml:space="preserve"> — with the client, contract value, period, content and a contactable referee.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which references to lead with, and how to present subcontract references (as a subcontractor the firm's references will be as a named subcontractor, not as prime — that is legitimate and should be stated plainly).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project reference list</w:t>
      </w:r>
      <w:r>
        <w:t xml:space="preserve"> — names, clients, values, years, and referee contacts. Nothing is on file.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5. Organisaatio ja henkilöstö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a short organisation chart, the named site manager and supervisor, and CVs (or competence summaries) for the key roles, with the certificates that support them.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who the named site manager and pipework lead would be, and whether that person can be released for the contract period; whether a reinforcement hire is needed.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organisation chart</w:t>
      </w:r>
      <w:r>
        <w:t xml:space="preserve">, the </w:t>
      </w:r>
      <w:r>
        <w:rPr>
          <w:b/>
          <w:bCs/>
        </w:rPr>
        <w:t xml:space="preserve">names and CVs of key personnel</w:t>
      </w:r>
      <w:r>
        <w:t xml:space="preserve">, and their </w:t>
      </w:r>
      <w:r>
        <w:rPr>
          <w:b/>
          <w:bCs/>
        </w:rPr>
        <w:t xml:space="preserve">certificates</w:t>
      </w:r>
      <w:r>
        <w:t xml:space="preserve"> (occupational-safety card, pipework competence, hot work, first aid).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6. Kalusto (plant and equipment)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plant list the firm will commit — excavators, transport, pipe-laying equipment — with, specifically, its </w:t>
      </w:r>
      <w:r>
        <w:rPr>
          <w:b/>
          <w:bCs/>
        </w:rPr>
        <w:t xml:space="preserve">machine-control capability</w:t>
      </w:r>
      <w:r>
        <w:t xml:space="preserve">, because the notice names "koneohjaus" (machine control) and Infrakit as contract requirements.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whether the fleet is machine-control-equipped today; if not, whether to retrofit or hire, and at what cost; how many units can be committed without starving other contracts.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plant register</w:t>
      </w:r>
      <w:r>
        <w:t xml:space="preserve">, the </w:t>
      </w:r>
      <w:r>
        <w:rPr>
          <w:b/>
          <w:bCs/>
        </w:rPr>
        <w:t xml:space="preserve">number and type of owned units</w:t>
      </w:r>
      <w:r>
        <w:t xml:space="preserve">, whether they carry </w:t>
      </w:r>
      <w:r>
        <w:rPr>
          <w:b/>
          <w:bCs/>
        </w:rPr>
        <w:t xml:space="preserve">machine-control systems</w:t>
      </w:r>
      <w:r>
        <w:t xml:space="preserve">, and the </w:t>
      </w:r>
      <w:r>
        <w:rPr>
          <w:b/>
          <w:bCs/>
        </w:rPr>
        <w:t xml:space="preserve">hired-plant framework</w:t>
      </w:r>
      <w:r>
        <w:t xml:space="preserve">. Unknown.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7. Tekninen toteutus ja menetelmät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method statement for each work element — mass excavation, street structure layers, water and sewer pipework and manholes, cable trenches, foundations, park-area works — together with the special measures for </w:t>
      </w:r>
      <w:r>
        <w:rPr>
          <w:b/>
          <w:bCs/>
        </w:rPr>
        <w:t xml:space="preserve">working in a railway area, partly among live traffic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the sequence and phases; the method for the railway underpass and how it interfaces with whoever holds that work; the natural-stone paving and its emission evidence.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design drawings, structure types and quantities (in the buyer's documents), and the </w:t>
      </w:r>
      <w:r>
        <w:rPr>
          <w:b/>
          <w:bCs/>
        </w:rPr>
        <w:t xml:space="preserve">railway-interface split</w:t>
      </w:r>
      <w:r>
        <w:t xml:space="preserve"> — whether the underpass is inside this contract is not stated in the notice and must be asked of the buyer.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8. Aikataulu (programme)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a programme against the contract period, with the milestone logic, seasonal constraints (winter earthworks), and the phasing for works among live traffic.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the contract period itself is unknown — the notice states </w:t>
      </w:r>
      <w:r>
        <w:rPr>
          <w:b/>
          <w:bCs/>
        </w:rPr>
        <w:t xml:space="preserve">no duration and no commencement</w:t>
      </w:r>
      <w:r>
        <w:t xml:space="preserve">, so the programme cannot be time-based until the documents are read; the approach must then be the firm's proposed sequence and duration.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</w:t>
      </w:r>
      <w:r>
        <w:rPr>
          <w:b/>
          <w:bCs/>
        </w:rPr>
        <w:t xml:space="preserve">contract period and commencement date</w:t>
      </w:r>
      <w:r>
        <w:t xml:space="preserve">; the firm's </w:t>
      </w:r>
      <w:r>
        <w:rPr>
          <w:b/>
          <w:bCs/>
        </w:rPr>
        <w:t xml:space="preserve">productivity rates</w:t>
      </w:r>
      <w:r>
        <w:t xml:space="preserve"> (output per crew per day) for the relevant work types.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9. Laatu- ja ympäristösuunnitelma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quality plan (inspection and testing regime, tolerances, documentation), and the environmental plan covering the notice's flags — </w:t>
      </w:r>
      <w:r>
        <w:rPr>
          <w:b/>
          <w:bCs/>
        </w:rPr>
        <w:t xml:space="preserve">low carbon, circular economy, energy efficiency</w:t>
      </w:r>
      <w:r>
        <w:t xml:space="preserve">, and the </w:t>
      </w:r>
      <w:r>
        <w:rPr>
          <w:b/>
          <w:bCs/>
        </w:rPr>
        <w:t xml:space="preserve">emission values of natural-stone materials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the measuring and reporting approach for the emission values and the low-carbon/circular commitments; whether the firm can evidence them at all today.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quality-system documentation</w:t>
      </w:r>
      <w:r>
        <w:t xml:space="preserve"> (if certified), its </w:t>
      </w:r>
      <w:r>
        <w:rPr>
          <w:b/>
          <w:bCs/>
        </w:rPr>
        <w:t xml:space="preserve">environmental policy or certificate</w:t>
      </w:r>
      <w:r>
        <w:t xml:space="preserve">, and its </w:t>
      </w:r>
      <w:r>
        <w:rPr>
          <w:b/>
          <w:bCs/>
        </w:rPr>
        <w:t xml:space="preserve">material-supplier emission data</w:t>
      </w:r>
      <w:r>
        <w:t xml:space="preserve">. None is on file.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10. Työturvallisuus (HSE)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site safety plan, risk assessment and safety organisation, with the firm's </w:t>
      </w:r>
      <w:r>
        <w:rPr>
          <w:b/>
          <w:bCs/>
        </w:rPr>
        <w:t xml:space="preserve">occupational-accident statistics</w:t>
      </w:r>
      <w:r>
        <w:t xml:space="preserve"> and its </w:t>
      </w:r>
      <w:r>
        <w:rPr>
          <w:b/>
          <w:bCs/>
        </w:rPr>
        <w:t xml:space="preserve">TR-mittaus</w:t>
      </w:r>
      <w:r>
        <w:t xml:space="preserve"> (weekly safety index) practice — the FI regime is </w:t>
      </w:r>
      <w:r>
        <w:rPr>
          <w:b/>
          <w:bCs/>
        </w:rPr>
        <w:t xml:space="preserve">työturvallisuuslaki 738/2002</w:t>
      </w:r>
      <w:r>
        <w:t xml:space="preserve"> and </w:t>
      </w:r>
      <w:r>
        <w:rPr>
          <w:b/>
          <w:bCs/>
        </w:rPr>
        <w:t xml:space="preserve">Vna 205/2009</w:t>
      </w:r>
      <w:r>
        <w:t xml:space="preserve">, and the buyer's notice has flagged </w:t>
      </w:r>
      <w:r>
        <w:rPr>
          <w:b/>
          <w:bCs/>
        </w:rPr>
        <w:t xml:space="preserve">compliance with working conditions</w:t>
      </w:r>
      <w:r>
        <w:t xml:space="preserve"> as a mandatory obligation.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the safety organisation for this site, and the reporting commitment including the subcontract chain.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TR-mittaus history</w:t>
      </w:r>
      <w:r>
        <w:t xml:space="preserve">, </w:t>
      </w:r>
      <w:r>
        <w:rPr>
          <w:b/>
          <w:bCs/>
        </w:rPr>
        <w:t xml:space="preserve">accident frequency figures</w:t>
      </w:r>
      <w:r>
        <w:t xml:space="preserve">, its </w:t>
      </w:r>
      <w:r>
        <w:rPr>
          <w:b/>
          <w:bCs/>
        </w:rPr>
        <w:t xml:space="preserve">safety-management documentation</w:t>
      </w:r>
      <w:r>
        <w:t xml:space="preserve">, and confirmation that the </w:t>
      </w:r>
      <w:r>
        <w:rPr>
          <w:b/>
          <w:bCs/>
        </w:rPr>
        <w:t xml:space="preserve">occupational health-service arrangement</w:t>
      </w:r>
      <w:r>
        <w:t xml:space="preserve"> is current.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11. Liikenteenohjaus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temporary traffic-management plan for works in street areas among live traffic — signage, lane arrangements, pedestrian and cycle diversions, and the interface with the street authority.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whether the firm does this in-house or through a traffic-management subcontractor, and who holds the needed competence.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traffic-management competence and any parallel contractor</w:t>
      </w:r>
      <w:r>
        <w:t xml:space="preserve">, and the firm's </w:t>
      </w:r>
      <w:r>
        <w:rPr>
          <w:b/>
          <w:bCs/>
        </w:rPr>
        <w:t xml:space="preserve">licences or approvals</w:t>
      </w:r>
      <w:r>
        <w:t xml:space="preserve"> for temporary traffic arrangements.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12. Rautatiealueen rajapinta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firm's understanding of the railway interface, the approvals and possessions needed, the safety obligations in a railway area, and how the works co-ordinate with the railway operator and any main contractor.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whether the firm can take this interface at all, or whether it must be carved out as a clarification — this is a bid-shaping decision, not a drafting detail.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</w:t>
      </w:r>
      <w:r>
        <w:rPr>
          <w:b/>
          <w:bCs/>
        </w:rPr>
        <w:t xml:space="preserve">railway-interface scope split</w:t>
      </w:r>
      <w:r>
        <w:t xml:space="preserve"> (ask the buyer), and any </w:t>
      </w:r>
      <w:r>
        <w:rPr>
          <w:b/>
          <w:bCs/>
        </w:rPr>
        <w:t xml:space="preserve">railway safety competence</w:t>
      </w:r>
      <w:r>
        <w:t xml:space="preserve"> the firm holds (e.g. safety training for railway areas).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13. Hankinnat ja alihankkijat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list of intended subcontractors and material suppliers with their reliability evidence, and the split between self-performed and subcontracted work.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what to self-perform (pipework, excavation, structures) and what to buy in; whether the </w:t>
      </w:r>
      <w:r>
        <w:rPr>
          <w:b/>
          <w:bCs/>
        </w:rPr>
        <w:t xml:space="preserve">use of a subcontractor is permitted</w:t>
      </w:r>
      <w:r>
        <w:t xml:space="preserve"> at all — the notice does not say.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supplier and subcontractor framework</w:t>
      </w:r>
      <w:r>
        <w:t xml:space="preserve"> (names, agreements), and its </w:t>
      </w:r>
      <w:r>
        <w:rPr>
          <w:b/>
          <w:bCs/>
        </w:rPr>
        <w:t xml:space="preserve">decision on self-performance versus buy-in</w:t>
      </w:r>
      <w:r>
        <w:t xml:space="preserve">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14. Vakuudet ja vakuutukset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the insurance certificates and the plan for the contract securities — performance bond and warranty security.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whether the bank or insurer will issue the performance bond and at what cost, and how much of the contract value must be tied up.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insurance cover levels</w:t>
      </w:r>
      <w:r>
        <w:t xml:space="preserve">, its </w:t>
      </w:r>
      <w:r>
        <w:rPr>
          <w:b/>
          <w:bCs/>
        </w:rPr>
        <w:t xml:space="preserve">bank's readiness to issue a bond</w:t>
      </w:r>
      <w:r>
        <w:t xml:space="preserve">, and — critically — the </w:t>
      </w:r>
      <w:r>
        <w:rPr>
          <w:b/>
          <w:bCs/>
        </w:rPr>
        <w:t xml:space="preserve">security percentages</w:t>
      </w:r>
      <w:r>
        <w:t xml:space="preserve">, which are </w:t>
      </w:r>
      <w:r>
        <w:rPr>
          <w:b/>
          <w:bCs/>
        </w:rPr>
        <w:t xml:space="preserve">not stated in the notice</w:t>
      </w:r>
      <w:r>
        <w:t xml:space="preserve"> and must be read from the contract terms.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15. Taloudellinen selvitys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financial statements, turnover history, and any statement of ratios, in the form the buyer requires.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disclosure level, and whether a support letter is needed if any threshold is tight.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firm's </w:t>
      </w:r>
      <w:r>
        <w:rPr>
          <w:b/>
          <w:bCs/>
        </w:rPr>
        <w:t xml:space="preserve">last three years' financial statements and turnover</w:t>
      </w:r>
      <w:r>
        <w:t xml:space="preserve">, its </w:t>
      </w:r>
      <w:r>
        <w:rPr>
          <w:b/>
          <w:bCs/>
        </w:rPr>
        <w:t xml:space="preserve">equity and ratios</w:t>
      </w:r>
      <w:r>
        <w:t xml:space="preserve">, and any </w:t>
      </w:r>
      <w:r>
        <w:rPr>
          <w:b/>
          <w:bCs/>
        </w:rPr>
        <w:t xml:space="preserve">turnover threshold</w:t>
      </w:r>
      <w:r>
        <w:t xml:space="preserve"> the buyer sets.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16. Poikkeamat ja lisätiedot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a clear statement of any deviation from the buyer's documents and any clarification the firm relies 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whether the firm takes any qualification at all — as a rule, qualifications in a public tender are risky and should be avoided where possible, and instead raised as a question before the deadline.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none — this section is a decision, not a document.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— 17. Liitteet</w:t>
      </w:r>
    </w:p>
    <w:p>
      <w:pPr>
        <w:spacing w:after="120"/>
      </w:pPr>
      <w:r>
        <w:t xml:space="preserve">---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Goes in:</w:t>
      </w:r>
      <w:r>
        <w:t xml:space="preserve"> certificates, datasheets, drawing mark-ups, the environmental and emission-data appendices, and anything the buyer's document list requires.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Decide:</w:t>
      </w:r>
      <w:r>
        <w:t xml:space="preserve"> the final appendix list, once the buyer's list is known.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input:</w:t>
      </w:r>
      <w:r>
        <w:t xml:space="preserve"> the buyer's </w:t>
      </w:r>
      <w:r>
        <w:rPr>
          <w:b/>
          <w:bCs/>
        </w:rPr>
        <w:t xml:space="preserve">own document list</w:t>
      </w:r>
      <w:r>
        <w:t xml:space="preserve"> (checklist row 2).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3. Everything the firm must supply that is missing</w:t>
      </w:r>
    </w:p>
    <w:p>
      <w:pPr>
        <w:spacing w:after="120"/>
      </w:pPr>
      <w:r>
        <w:t xml:space="preserve">This is the same list that closes the document checklist. </w:t>
      </w:r>
      <w:r>
        <w:rPr>
          <w:b/>
          <w:bCs/>
        </w:rPr>
        <w:t xml:space="preserve">Not one of these facts is on file for this firm</w:t>
      </w:r>
      <w:r>
        <w:t xml:space="preserve"> — the run started with no company documents at all.</w:t>
      </w:r>
    </w:p>
    <w:p>
      <w:pPr>
        <w:spacing w:after="120"/>
      </w:pPr>
      <w:r>
        <w:t xml:space="preserve">1. Registered company name, business ID, address, and the authorised signatory and their title. 2. Trade-register extract. 3. Tax certificate (verotodistus). 4. Employer-register and pension certificate (työnantajarekisteriote, TyEL). 5. Accident-insurance certificate. 6. Liability-insurance certificate, and the cover levels. 7. Last three years' financial statements, turnover and key ratios. 8. Reference list of comparable street and water/sewer works, with referees. 9. Organisation chart. 10. Names, roles and CVs of key personnel (site manager, supervisor, pipework lead). 11. Personnel competence certificates. 12. Plant register with machine-control capability stated. 13. Productivity rates for the firm's main work types. 14. HSE documentation: safety-management system, TR-mittaus history, accident statistics, occupational health-service arrangement. 15. Quality and environmental policy, and any certificate. 16. Material suppliers' emission data for natural-stone materials. 17. Insurance and bond capacity: what the bank and insurer will issue and at what cost. 18. The firm's operating radius and its decision on how far it will work from base — this is the pivot on which the Espoo-versus-Kymenlaakso question turns. 19. Subcontractor and supplier framework. 20. Any railway-area safety competence held.</w:t>
      </w:r>
    </w:p>
    <w:p>
      <w:pPr>
        <w:spacing w:after="120"/>
      </w:pPr>
      <w:r>
        <w:t xml:space="preserve">---</w:t>
      </w:r>
    </w:p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4. Decisions this bid needs from the firm</w:t>
      </w:r>
    </w:p>
    <w:p>
      <w:pPr>
        <w:spacing w:after="120"/>
      </w:pPr>
      <w:r>
        <w:t xml:space="preserve">---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it is needed</w:t>
            </w:r>
          </w:p>
        </w:tc>
        <w:tc>
          <w:tcPr>
            <w:shd w:fill="0F2E4C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Register on the buyer's portal and download the documents</w:t>
            </w:r>
          </w:p>
        </w:tc>
        <w:tc>
          <w:p>
            <w:r>
              <w:t xml:space="preserve">Nothing in this structure can be confirmed without them</w:t>
            </w:r>
          </w:p>
        </w:tc>
        <w:tc>
          <w:p>
            <w:r>
              <w:t xml:space="preserve">Immediately — this is the gating action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Operating radius:</w:t>
            </w:r>
            <w:r>
              <w:t xml:space="preserve"> will the firm work 150 km from base?</w:t>
            </w:r>
          </w:p>
        </w:tc>
        <w:tc>
          <w:tcPr>
            <w:shd w:fill="F5F5F5" w:val="clear"/>
          </w:tcPr>
          <w:p>
            <w:r>
              <w:t xml:space="preserve">Decides whether Espoo is pursued at all, or whether effort goes to the regional market dialogue instead</w:t>
            </w:r>
          </w:p>
        </w:tc>
        <w:tc>
          <w:tcPr>
            <w:shd w:fill="F5F5F5" w:val="clear"/>
          </w:tcPr>
          <w:p>
            <w:r>
              <w:t xml:space="preserve">Before any estimating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Prime or subcontractor</w:t>
            </w:r>
          </w:p>
        </w:tc>
        <w:tc>
          <w:p>
            <w:r>
              <w:t xml:space="preserve">If the contract is ~13 M€-scale, the realistic position is a groundworks subcontractor to the main contractor</w:t>
            </w:r>
          </w:p>
        </w:tc>
        <w:tc>
          <w:p>
            <w:r>
              <w:t xml:space="preserve">As soon as the value is known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Machine-control capability</w:t>
            </w:r>
          </w:p>
        </w:tc>
        <w:tc>
          <w:tcPr>
            <w:shd w:fill="F5F5F5" w:val="clear"/>
          </w:tcPr>
          <w:p>
            <w:r>
              <w:t xml:space="preserve">Named in the scope (koneohjaus, Infrakit); a bid-stopper if absent</w:t>
            </w:r>
          </w:p>
        </w:tc>
        <w:tc>
          <w:tcPr>
            <w:shd w:fill="F5F5F5" w:val="clear"/>
          </w:tcPr>
          <w:p>
            <w:r>
              <w:t xml:space="preserve">Resolve before bidding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Which questions to put to the buyer</w:t>
            </w:r>
          </w:p>
        </w:tc>
        <w:tc>
          <w:p>
            <w:r>
              <w:t xml:space="preserve">The question deadline is 19.10.2026 12:00 — no answers after it</w:t>
            </w:r>
          </w:p>
        </w:tc>
        <w:tc>
          <w:p>
            <w:r>
              <w:t xml:space="preserve">By 19.10.2026</w:t>
            </w:r>
          </w:p>
        </w:tc>
      </w:tr>
      <w:tr>
        <w:trPr>
          <w:tblHeader w:val="false"/>
        </w:trPr>
        <w:tc>
          <w:tcPr>
            <w:shd w:fill="F5F5F5" w:val="clear"/>
          </w:tcPr>
          <w:p>
            <w:r>
              <w:rPr>
                <w:b/>
                <w:bCs/>
              </w:rPr>
              <w:t xml:space="preserve">Railway-interface position</w:t>
            </w:r>
          </w:p>
        </w:tc>
        <w:tc>
          <w:tcPr>
            <w:shd w:fill="F5F5F5" w:val="clear"/>
          </w:tcPr>
          <w:p>
            <w:r>
              <w:t xml:space="preserve">Determines risk and price, and possibly whether to bid at all</w:t>
            </w:r>
          </w:p>
        </w:tc>
        <w:tc>
          <w:tcPr>
            <w:shd w:fill="F5F5F5" w:val="clear"/>
          </w:tcPr>
          <w:p>
            <w:r>
              <w:t xml:space="preserve">With the questions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Price basis</w:t>
            </w:r>
          </w:p>
        </w:tc>
        <w:tc>
          <w:p>
            <w:r>
              <w:t xml:space="preserve">One basis only; any figure built before the bill of quantities is read stays PROVISIONAL / ranking-only</w:t>
            </w:r>
          </w:p>
        </w:tc>
        <w:tc>
          <w:p>
            <w:r>
              <w:t xml:space="preserve">At pricing</w:t>
            </w:r>
          </w:p>
        </w:tc>
      </w:tr>
    </w:tbl>
    <w:p/>
    <w:p>
      <w:pPr>
        <w:pStyle w:val="Heading1"/>
        <w:pBdr>
          <w:bottom w:val="single" w:color="1F6FB2" w:sz="6"/>
        </w:pBdr>
        <w:spacing w:after="120" w:before="240"/>
      </w:pPr>
      <w:r>
        <w:rPr>
          <w:b/>
          <w:bCs/>
          <w:color w:val="0F2E4C"/>
        </w:rPr>
        <w:t xml:space="preserve">5. One structural point worth raising with the buyer</w:t>
      </w:r>
    </w:p>
    <w:p>
      <w:pPr>
        <w:spacing w:after="120"/>
      </w:pPr>
      <w:r>
        <w:t xml:space="preserve">The notice names </w:t>
      </w:r>
      <w:r>
        <w:rPr>
          <w:b/>
          <w:bCs/>
        </w:rPr>
        <w:t xml:space="preserve">Infrakit, information models and machine control</w:t>
      </w:r>
      <w:r>
        <w:t xml:space="preserve"> as contract requirements, and a </w:t>
      </w:r>
      <w:r>
        <w:rPr>
          <w:b/>
          <w:bCs/>
        </w:rPr>
        <w:t xml:space="preserve">2-month tender validity</w:t>
      </w:r>
      <w:r>
        <w:t xml:space="preserve">, but states </w:t>
      </w:r>
      <w:r>
        <w:rPr>
          <w:b/>
          <w:bCs/>
        </w:rPr>
        <w:t xml:space="preserve">no contract duration, no estimated value, no award criteria and no suitability requirements</w:t>
      </w:r>
      <w:r>
        <w:t xml:space="preserve"> — all of which live only in the procurement documents. That is normal for a national notice, but it means the firm cannot judge </w:t>
      </w:r>
      <w:r>
        <w:rPr>
          <w:i/>
          <w:iCs/>
        </w:rPr>
        <w:t xml:space="preserve">before</w:t>
      </w:r>
      <w:r>
        <w:t xml:space="preserve"> registering whether this contract is even in its band. </w:t>
      </w:r>
      <w:r>
        <w:rPr>
          <w:b/>
          <w:bCs/>
        </w:rPr>
        <w:t xml:space="preserve">Registering on the portal is therefore the whole of the next step</w:t>
      </w:r>
      <w:r>
        <w:t xml:space="preserve">, and the questions in the tender brief should be asked as soon as the documents are read.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C1C1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2026-10-07T16:12:11.924Z</dcterms:created>
  <dcterms:modified xsi:type="dcterms:W3CDTF">2026-10-07T16:12:11.924Z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