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0F2E4C"/>
        </w:rPr>
        <w:t xml:space="preserve">Tender brief — Säterinpuistontie välillä Leppävaarankatu – Turuntie</w:t>
      </w:r>
    </w:p>
    <w:p>
      <w:pPr>
        <w:spacing w:after="120"/>
      </w:pPr>
      <w:r>
        <w:rPr>
          <w:b/>
          <w:bCs/>
        </w:rPr>
        <w:t xml:space="preserve">Prepared:</w:t>
      </w:r>
      <w:r>
        <w:t xml:space="preserve"> 7 October 2026 · </w:t>
      </w:r>
      <w:r>
        <w:rPr>
          <w:b/>
          <w:bCs/>
        </w:rPr>
        <w:t xml:space="preserve">Prepared for:</w:t>
      </w:r>
      <w:r>
        <w:t xml:space="preserve"> managing director, Kymenlaakso groundworks &amp; municipal-engineering subcontractor </w:t>
      </w:r>
      <w:r>
        <w:rPr>
          <w:b/>
          <w:bCs/>
        </w:rPr>
        <w:t xml:space="preserve">Discipline:</w:t>
      </w:r>
      <w:r>
        <w:t xml:space="preserve"> public procurement watch — Hilma, Finland </w:t>
      </w:r>
      <w:r>
        <w:rPr>
          <w:b/>
          <w:bCs/>
        </w:rPr>
        <w:t xml:space="preserve">Reading note:</w:t>
      </w:r>
      <w:r>
        <w:t xml:space="preserve"> this brief is built from the </w:t>
      </w:r>
      <w:r>
        <w:rPr>
          <w:b/>
          <w:bCs/>
        </w:rPr>
        <w:t xml:space="preserve">public contract notice only</w:t>
      </w:r>
      <w:r>
        <w:t xml:space="preserve">. The buyer's procurement documents (tarjouspyyntö, bill of quantities, contract terms) sit behind a supplier-portal registration and were </w:t>
      </w:r>
      <w:r>
        <w:rPr>
          <w:b/>
          <w:bCs/>
        </w:rPr>
        <w:t xml:space="preserve">not retrieved</w:t>
      </w:r>
      <w:r>
        <w:t xml:space="preserve"> in this run. Anything not in the notice is written </w:t>
      </w:r>
      <w:r>
        <w:rPr>
          <w:b/>
          <w:bCs/>
        </w:rPr>
        <w:t xml:space="preserve">"not stated"</w:t>
      </w:r>
      <w:r>
        <w:t xml:space="preserve">. Every interpretive assumption is marked </w:t>
      </w:r>
      <w:r>
        <w:rPr>
          <w:b/>
          <w:bCs/>
        </w:rPr>
        <w:t xml:space="preserve">ASSUMPTION</w:t>
      </w:r>
      <w:r>
        <w:t xml:space="preserve"> and must be re-based on the procurement documents before any bid work starts.</w:t>
      </w:r>
    </w:p>
    <w:p>
      <w:pPr>
        <w:spacing w:after="120"/>
      </w:pPr>
      <w:r>
        <w:t xml:space="preserve">---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1. Notice identification</w:t>
      </w:r>
    </w:p>
    <w:p>
      <w:pPr>
        <w:spacing w:after="120"/>
      </w:pPr>
      <w:r>
        <w:rPr>
          <w:b/>
          <w:bCs/>
        </w:rPr>
        <w:t xml:space="preserve">Note on the record:</w:t>
      </w:r>
      <w:r>
        <w:t xml:space="preserve"> a lookup of the notice by its bare numeric id returns two index hits; filtering by the notice </w:t>
      </w:r>
      <w:r>
        <w:rPr>
          <w:i/>
          <w:iCs/>
        </w:rPr>
        <w:t xml:space="preserve">number</w:t>
      </w:r>
      <w:r>
        <w:t xml:space="preserve"> returns exactly one record, and the notice page shows no linked notices. </w:t>
      </w:r>
      <w:r>
        <w:rPr>
          <w:b/>
          <w:bCs/>
        </w:rPr>
        <w:t xml:space="preserve">Conclusion: there is no corrigendum and no duplicate notice for this procurement.</w:t>
      </w:r>
      <w:r>
        <w:t xml:space="preserve"> (Assessed 7.10.2026.)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Notice type</w:t>
            </w:r>
          </w:p>
        </w:tc>
        <w:tc>
          <w:p>
            <w:r>
              <w:t xml:space="preserve">KANSALLINEN HANKINTAILMOITUS — national contract notice (FI/TED eForms E3)</w:t>
            </w:r>
          </w:p>
        </w:tc>
        <w:tc>
          <w:p>
            <w:r>
              <w:t xml:space="preserve">Hilma notice page, notice header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Notice number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2026-057797</w:t>
            </w:r>
          </w:p>
        </w:tc>
        <w:tc>
          <w:tcPr>
            <w:shd w:fill="F5F5F5" w:val="clear"/>
          </w:tcPr>
          <w:p>
            <w:r>
              <w:t xml:space="preserve">Hilma</w:t>
            </w:r>
          </w:p>
        </w:tc>
      </w:tr>
      <w:tr>
        <w:trPr>
          <w:tblHeader w:val="false"/>
        </w:trPr>
        <w:tc>
          <w:p>
            <w:r>
              <w:t xml:space="preserve">Hilma internal id</w:t>
            </w:r>
          </w:p>
        </w:tc>
        <w:tc>
          <w:p>
            <w:r>
              <w:t xml:space="preserve">EF-57797 (procedureId 37638)</w:t>
            </w:r>
          </w:p>
        </w:tc>
        <w:tc>
          <w:p>
            <w:r>
              <w:t xml:space="preserve">Hilma record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Competition ID (kilpailutustunniste)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QQ/26/037638/000</w:t>
            </w:r>
          </w:p>
        </w:tc>
        <w:tc>
          <w:tcPr>
            <w:shd w:fill="F5F5F5" w:val="clear"/>
          </w:tcPr>
          <w:p>
            <w:r>
              <w:t xml:space="preserve">Hilma, "Osa" tab</w:t>
            </w:r>
          </w:p>
        </w:tc>
      </w:tr>
      <w:tr>
        <w:trPr>
          <w:tblHeader w:val="false"/>
        </w:trPr>
        <w:tc>
          <w:p>
            <w:r>
              <w:t xml:space="preserve">Buyer's diary no.</w:t>
            </w:r>
          </w:p>
        </w:tc>
        <w:tc>
          <w:p>
            <w:r>
              <w:rPr>
                <w:b/>
                <w:bCs/>
              </w:rPr>
              <w:t xml:space="preserve">3783/02.08.00/2026</w:t>
            </w:r>
          </w:p>
        </w:tc>
        <w:tc>
          <w:p>
            <w:r>
              <w:t xml:space="preserve">Cloudia/Espoo portal page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Contract folder id</w:t>
            </w:r>
          </w:p>
        </w:tc>
        <w:tc>
          <w:tcPr>
            <w:shd w:fill="F5F5F5" w:val="clear"/>
          </w:tcPr>
          <w:p>
            <w:r>
              <w:t xml:space="preserve">e33c2f42-9e4a-429b-886d-d6ce9ca0e308</w:t>
            </w:r>
          </w:p>
        </w:tc>
        <w:tc>
          <w:tcPr>
            <w:shd w:fill="F5F5F5" w:val="clear"/>
          </w:tcPr>
          <w:p>
            <w:r>
              <w:t xml:space="preserve">Hilma record</w:t>
            </w:r>
          </w:p>
        </w:tc>
      </w:tr>
      <w:tr>
        <w:trPr>
          <w:tblHeader w:val="false"/>
        </w:trPr>
        <w:tc>
          <w:p>
            <w:r>
              <w:t xml:space="preserve">eForms id</w:t>
            </w:r>
          </w:p>
        </w:tc>
        <w:tc>
          <w:p>
            <w:r>
              <w:t xml:space="preserve">49f2357e-48d8-4c02-aab9-12c8e13e419a-01</w:t>
            </w:r>
          </w:p>
        </w:tc>
        <w:tc>
          <w:p>
            <w:r>
              <w:t xml:space="preserve">Hilma record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Published</w:t>
            </w:r>
          </w:p>
        </w:tc>
        <w:tc>
          <w:tcPr>
            <w:shd w:fill="F5F5F5" w:val="clear"/>
          </w:tcPr>
          <w:p>
            <w:r>
              <w:t xml:space="preserve">23.9.2026 15:39 (UTC+03:00)</w:t>
            </w:r>
          </w:p>
        </w:tc>
        <w:tc>
          <w:tcPr>
            <w:shd w:fill="F5F5F5" w:val="clear"/>
          </w:tcPr>
          <w:p>
            <w:r>
              <w:t xml:space="preserve">Hilma notice page</w:t>
            </w:r>
          </w:p>
        </w:tc>
      </w:tr>
      <w:tr>
        <w:trPr>
          <w:tblHeader w:val="false"/>
        </w:trPr>
        <w:tc>
          <w:p>
            <w:r>
              <w:t xml:space="preserve">Corrigendum / linked notices</w:t>
            </w:r>
          </w:p>
        </w:tc>
        <w:tc>
          <w:p>
            <w:r>
              <w:rPr>
                <w:b/>
                <w:bCs/>
              </w:rPr>
              <w:t xml:space="preserve">None.</w:t>
            </w:r>
            <w:r>
              <w:t xml:space="preserve"> "Liittyvät ilmoitukset: Ei liittyviä ilmoituksia"; isCorrigendum = false; isCancelled = false</w:t>
            </w:r>
          </w:p>
        </w:tc>
        <w:tc>
          <w:p>
            <w:r>
              <w:t xml:space="preserve">Hilma notice page + record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Notice link</w:t>
            </w:r>
          </w:p>
        </w:tc>
        <w:tc>
          <w:tcPr>
            <w:shd w:fill="F5F5F5" w:val="clear"/>
          </w:tcPr>
          <w:p>
            <w:r>
              <w:t xml:space="preserve">https://www.hankintailmoitukset.fi/fi/public/procedure/37638/enotice/57797</w:t>
            </w:r>
          </w:p>
        </w:tc>
        <w:tc>
          <w:tcPr>
            <w:shd w:fill="F5F5F5" w:val="clear"/>
          </w:tcPr>
          <w:p>
            <w:r>
              <w:t xml:space="preserve">—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2. Buyer</w:t>
      </w:r>
    </w:p>
    <w:p>
      <w:pPr>
        <w:spacing w:after="120"/>
      </w:pPr>
      <w:r>
        <w:rPr>
          <w:b/>
          <w:bCs/>
        </w:rPr>
        <w:t xml:space="preserve">Geographic reality check:</w:t>
      </w:r>
      <w:r>
        <w:t xml:space="preserve"> the buyer is in the Helsinki metropolitan area, roughly </w:t>
      </w:r>
      <w:r>
        <w:rPr>
          <w:b/>
          <w:bCs/>
        </w:rPr>
        <w:t xml:space="preserve">150 km from the firm's Kymenlaakso base</w:t>
      </w:r>
      <w:r>
        <w:t xml:space="preserve"> — outside its home region (FI1C4/FI1C7). This is the single largest commercial penalty of this opportunity and is carried into the recommendation below.</w:t>
      </w:r>
    </w:p>
    <w:p>
      <w:pPr>
        <w:spacing w:after="120"/>
      </w:pPr>
      <w:r>
        <w:rPr>
          <w:b/>
          <w:bCs/>
        </w:rPr>
        <w:t xml:space="preserve">The buyer's contact was not used.</w:t>
      </w:r>
      <w:r>
        <w:t xml:space="preserve"> No contact was made and nothing was submitted, per instruction.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p>
            <w:r>
              <w:t xml:space="preserve">Contracting authority</w:t>
            </w:r>
          </w:p>
        </w:tc>
        <w:tc>
          <w:p>
            <w:r>
              <w:rPr>
                <w:b/>
                <w:bCs/>
              </w:rPr>
              <w:t xml:space="preserve">Espoon kaupunki</w:t>
            </w:r>
            <w:r>
              <w:t xml:space="preserve"> (City of Espoo)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Tendering unit</w:t>
            </w:r>
          </w:p>
        </w:tc>
        <w:tc>
          <w:tcPr>
            <w:shd w:fill="F5F5F5" w:val="clear"/>
          </w:tcPr>
          <w:p>
            <w:r>
              <w:t xml:space="preserve">Espoon kaupungin hankintapalvelut</w:t>
            </w:r>
          </w:p>
        </w:tc>
      </w:tr>
      <w:tr>
        <w:trPr>
          <w:tblHeader w:val="false"/>
        </w:trPr>
        <w:tc>
          <w:p>
            <w:r>
              <w:t xml:space="preserve">Business ID</w:t>
            </w:r>
          </w:p>
        </w:tc>
        <w:tc>
          <w:p>
            <w:r>
              <w:t xml:space="preserve">0101263-6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Address</w:t>
            </w:r>
          </w:p>
        </w:tc>
        <w:tc>
          <w:tcPr>
            <w:shd w:fill="F5F5F5" w:val="clear"/>
          </w:tcPr>
          <w:p>
            <w:r>
              <w:t xml:space="preserve">PL 640, 02070 Espoon kaupunki, Finland</w:t>
            </w:r>
          </w:p>
        </w:tc>
      </w:tr>
      <w:tr>
        <w:trPr>
          <w:tblHeader w:val="false"/>
        </w:trPr>
        <w:tc>
          <w:p>
            <w:r>
              <w:t xml:space="preserve">NUTS region</w:t>
            </w:r>
          </w:p>
        </w:tc>
        <w:tc>
          <w:p>
            <w:r>
              <w:rPr>
                <w:b/>
                <w:bCs/>
              </w:rPr>
              <w:t xml:space="preserve">FI1B1 Helsinki-Uusimaa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Contact point (BT-502/503/506)</w:t>
            </w:r>
          </w:p>
        </w:tc>
        <w:tc>
          <w:tcPr>
            <w:shd w:fill="F5F5F5" w:val="clear"/>
          </w:tcPr>
          <w:p>
            <w:r>
              <w:t xml:space="preserve">Pasi Myllys · pasi.myllys@espoo.fi · +358 438253213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3. Scope</w:t>
      </w:r>
    </w:p>
    <w:p>
      <w:pPr>
        <w:spacing w:after="120"/>
      </w:pPr>
      <w:r>
        <w:t xml:space="preserve">The notice describes the works as (verbatim, Finnish):</w:t>
      </w:r>
    </w:p>
    <w:p>
      <w:pPr>
        <w:spacing w:after="120"/>
      </w:pPr>
      <w:r>
        <w:t xml:space="preserve">Reading it out:</w:t>
      </w:r>
    </w:p>
    <w:p>
      <w:pPr>
        <w:spacing w:after="120"/>
      </w:pPr>
      <w:r>
        <w:rPr>
          <w:b/>
          <w:bCs/>
        </w:rPr>
        <w:t xml:space="preserve">CPV:</w:t>
      </w:r>
      <w:r>
        <w:t xml:space="preserve"> 45200000 (works for complete or part construction and civil engineering work) · </w:t>
      </w:r>
      <w:r>
        <w:rPr>
          <w:b/>
          <w:bCs/>
        </w:rPr>
        <w:t xml:space="preserve">Lots:</w:t>
      </w:r>
      <w:r>
        <w:t xml:space="preserve"> a single lot, </w:t>
      </w:r>
      <w:r>
        <w:rPr>
          <w:b/>
          <w:bCs/>
        </w:rPr>
        <w:t xml:space="preserve">LOT-0000</w:t>
      </w:r>
      <w:r>
        <w:t xml:space="preserve">. The notice carries no quantity list and no bill of quantities — the BoQ is in the procurement documents.</w:t>
      </w:r>
    </w:p>
    <w:p>
      <w:pPr>
        <w:spacing w:after="120"/>
      </w:pPr>
      <w:r>
        <w:t xml:space="preserve">---</w:t>
      </w:r>
    </w:p>
    <w:p>
      <w:pPr>
        <w:pBdr>
          <w:left w:val="single" w:color="C8842A" w:sz="12" w:space="12"/>
        </w:pBdr>
        <w:ind w:left="360"/>
      </w:pPr>
      <w:r>
        <w:rPr>
          <w:i/>
          <w:iCs/>
          <w:color w:val="6B7280"/>
        </w:rPr>
        <w:t xml:space="preserve">"Säterinpuistontie välillä Leppävaarankatu – Turuntie on uusi alueellinen kokoojakatu, jolla parannetaan liikenteen toimivuutta ja turvallisuutta Leppävaaran alueella. Katu muodostaa uuden auto-, pyörä- ja jalankulkuliikenteen yhteyden Turuntien ja Leppävaarankadun välille. Katu alittaa Helsinki-Turku rautatien ja radan pohjoispuolelle suunnitteilla olevan Rantaradanbaanan. Työ käsittää, katujen ja vesihuollon rakennustöitä. Töitä tehdään rautatie- ja katualueilla osin yleisen liikenteen parissa sekä puistoalueilla. Urakassa käytetään Infrakit-projektipankkia, tietomalleja ja koneohjausta. Huomiota kiinnitetään myös urakassa käytettävien luonnonkiveysmateriaalien päästöarvoihin."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  <w:bCs/>
        </w:rPr>
        <w:t xml:space="preserve">new regional collector street</w:t>
      </w:r>
      <w:r>
        <w:t xml:space="preserve"> between Leppävaarankatu and Turuntie in Leppävaara, improving traffic flow and safety — a new connection for vehicles, cyclists and pedestrians.</w:t>
      </w:r>
    </w:p>
    <w:p>
      <w:pPr>
        <w:pStyle w:val="ListParagraph"/>
        <w:numPr>
          <w:ilvl w:val="0"/>
          <w:numId w:val="1"/>
        </w:numPr>
      </w:pPr>
      <w:r>
        <w:t xml:space="preserve">The street </w:t>
      </w:r>
      <w:r>
        <w:rPr>
          <w:b/>
          <w:bCs/>
        </w:rPr>
        <w:t xml:space="preserve">passes under the Helsinki–Turku railway</w:t>
      </w:r>
      <w:r>
        <w:t xml:space="preserve"> and under a future line (Rantaradanbaana) planned north of the railway. It is built </w:t>
      </w:r>
      <w:r>
        <w:rPr>
          <w:b/>
          <w:bCs/>
        </w:rPr>
        <w:t xml:space="preserve">in a railway area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The work comprises </w:t>
      </w:r>
      <w:r>
        <w:rPr>
          <w:b/>
          <w:bCs/>
        </w:rPr>
        <w:t xml:space="preserve">street construction and water-services (water &amp; sewer) construction works — the firm's declared trade on both halves.</w:t>
      </w:r>
    </w:p>
    <w:p>
      <w:pPr>
        <w:pStyle w:val="ListParagraph"/>
        <w:numPr>
          <w:ilvl w:val="0"/>
          <w:numId w:val="1"/>
        </w:numPr>
      </w:pPr>
      <w:r>
        <w:t xml:space="preserve">Works take place </w:t>
      </w:r>
      <w:r>
        <w:rPr>
          <w:b/>
          <w:bCs/>
        </w:rPr>
        <w:t xml:space="preserve">in railway and street areas, partly among live public traffic</w:t>
      </w:r>
      <w:r>
        <w:t xml:space="preserve">, and in park areas.</w:t>
      </w:r>
    </w:p>
    <w:p>
      <w:pPr>
        <w:pStyle w:val="ListParagraph"/>
        <w:numPr>
          <w:ilvl w:val="0"/>
          <w:numId w:val="1"/>
        </w:numPr>
      </w:pPr>
      <w:r>
        <w:t xml:space="preserve">The contract uses the </w:t>
      </w:r>
      <w:r>
        <w:rPr>
          <w:b/>
          <w:bCs/>
        </w:rPr>
        <w:t xml:space="preserve">Infrakit project bank, information models and machine control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Attention is paid to the </w:t>
      </w:r>
      <w:r>
        <w:rPr>
          <w:b/>
          <w:bCs/>
        </w:rPr>
        <w:t xml:space="preserve">emission values of natural-stone paving materials</w:t>
      </w:r>
      <w:r>
        <w:t xml:space="preserve"> used in the contract.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4. Contract form and legal regime</w:t>
      </w:r>
    </w:p>
    <w:p>
      <w:pPr>
        <w:spacing w:after="120"/>
      </w:pPr>
      <w:r>
        <w:rPr>
          <w:b/>
          <w:bCs/>
        </w:rPr>
        <w:t xml:space="preserve">ASSUMPTION (contract form):</w:t>
      </w:r>
      <w:r>
        <w:t xml:space="preserve"> for a Finnish municipal street-and-water contract of this kind the conventional form is a </w:t>
      </w:r>
      <w:r>
        <w:rPr>
          <w:b/>
          <w:bCs/>
        </w:rPr>
        <w:t xml:space="preserve">kokonaisurakka</w:t>
      </w:r>
      <w:r>
        <w:t xml:space="preserve"> (single lump-sum contract for the whole work) under the </w:t>
      </w:r>
      <w:r>
        <w:rPr>
          <w:b/>
          <w:bCs/>
        </w:rPr>
        <w:t xml:space="preserve">YSE 1998</w:t>
      </w:r>
      <w:r>
        <w:t xml:space="preserve"> general conditions for building contracts, with technical execution following the municipal infrastructure norms (</w:t>
      </w:r>
      <w:r>
        <w:rPr>
          <w:b/>
          <w:bCs/>
        </w:rPr>
        <w:t xml:space="preserve">InfraRYL / MaaRYL</w:t>
      </w:r>
      <w:r>
        <w:t xml:space="preserve">). The Infrakit project bank is the buyer's chosen data environment. </w:t>
      </w:r>
      <w:r>
        <w:rPr>
          <w:b/>
          <w:bCs/>
        </w:rPr>
        <w:t xml:space="preserve">This is an assumption, not a notice fact — confirm in the tarjouspyyntö.</w:t>
      </w:r>
      <w:r>
        <w:t xml:space="preserve"> Note for the file: the working language of the project is Finnish; all bid documents are in Finnish (see §5).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p>
            <w:r>
              <w:t xml:space="preserve">Legal basis</w:t>
            </w:r>
          </w:p>
        </w:tc>
        <w:tc>
          <w:p>
            <w:r>
              <w:rPr>
                <w:b/>
                <w:bCs/>
              </w:rPr>
              <w:t xml:space="preserve">Laki julkisista hankinnoista ja käyttöoikeussopimuksista (hankintalaki) 1397/2016</w:t>
            </w:r>
            <w:r>
              <w:t xml:space="preserve"> — national Finnish procurement act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Notice regime</w:t>
            </w:r>
          </w:p>
        </w:tc>
        <w:tc>
          <w:tcPr>
            <w:shd w:fill="F5F5F5" w:val="clear"/>
          </w:tcPr>
          <w:p>
            <w:r>
              <w:t xml:space="preserve">National procedure; </w:t>
            </w:r>
            <w:r>
              <w:rPr>
                <w:b/>
                <w:bCs/>
              </w:rPr>
              <w:t xml:space="preserve">not published EU-wide</w:t>
            </w:r>
            <w:r>
              <w:t xml:space="preserve"> (isNationalProcurement = true, isEuProcurement = false)</w:t>
            </w:r>
          </w:p>
        </w:tc>
      </w:tr>
      <w:tr>
        <w:trPr>
          <w:tblHeader w:val="false"/>
        </w:trPr>
        <w:tc>
          <w:p>
            <w:r>
              <w:t xml:space="preserve">Estimated value vs national threshold</w:t>
            </w:r>
          </w:p>
        </w:tc>
        <w:tc>
          <w:p>
            <w:r>
              <w:t xml:space="preserve">The notice confirms the estimated value is </w:t>
            </w:r>
            <w:r>
              <w:rPr>
                <w:b/>
                <w:bCs/>
              </w:rPr>
              <w:t xml:space="preserve">at least the national threshold</w:t>
            </w:r>
            <w:r>
              <w:t xml:space="preserve"> ("vähintään kansallisen kynnysarvon suuruinen: Kyllä")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Procedure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Avoin menettely</w:t>
            </w:r>
            <w:r>
              <w:t xml:space="preserve"> (open procedure)</w:t>
            </w:r>
          </w:p>
        </w:tc>
      </w:tr>
      <w:tr>
        <w:trPr>
          <w:tblHeader w:val="false"/>
        </w:trPr>
        <w:tc>
          <w:p>
            <w:r>
              <w:t xml:space="preserve">Framework agreement</w:t>
            </w:r>
          </w:p>
        </w:tc>
        <w:tc>
          <w:p>
            <w:r>
              <w:t xml:space="preserve">No (includesFrameworkAgreement = false) · Dynamic purchasing system: no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Contract form (urakkamuoto)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not stated</w:t>
            </w:r>
            <w:r>
              <w:t xml:space="preserve"> in the notice</w:t>
            </w:r>
          </w:p>
        </w:tc>
      </w:tr>
      <w:tr>
        <w:trPr>
          <w:tblHeader w:val="false"/>
        </w:trPr>
        <w:tc>
          <w:p>
            <w:r>
              <w:t xml:space="preserve">General conditions</w:t>
            </w:r>
          </w:p>
        </w:tc>
        <w:tc>
          <w:p>
            <w:r>
              <w:rPr>
                <w:b/>
                <w:bCs/>
              </w:rPr>
              <w:t xml:space="preserve">not stated</w:t>
            </w:r>
            <w:r>
              <w:t xml:space="preserve"> in the notice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Contract duration / commencement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not stated</w:t>
            </w:r>
            <w:r>
              <w:t xml:space="preserve"> in the notice</w:t>
            </w:r>
          </w:p>
        </w:tc>
      </w:tr>
      <w:tr>
        <w:trPr>
          <w:tblHeader w:val="false"/>
        </w:trPr>
        <w:tc>
          <w:p>
            <w:r>
              <w:t xml:space="preserve">Options / renewals</w:t>
            </w:r>
          </w:p>
        </w:tc>
        <w:tc>
          <w:p>
            <w:r>
              <w:rPr>
                <w:b/>
                <w:bCs/>
              </w:rPr>
              <w:t xml:space="preserve">not stated</w:t>
            </w:r>
            <w:r>
              <w:t xml:space="preserve"> in the notice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Review authority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Markkinaoikeus</w:t>
            </w:r>
            <w:r>
              <w:t xml:space="preserve"> (Market Court), Radanrakentajantie 5, 00520 Helsinki · markkinaoikeus@oikeus.fi · +358 295643300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5. Procedure and time limits</w:t>
      </w:r>
    </w:p>
    <w:p>
      <w:pPr>
        <w:spacing w:after="120"/>
      </w:pPr>
      <w:r>
        <w:rPr>
          <w:b/>
          <w:bCs/>
        </w:rPr>
        <w:t xml:space="preserve">Calendar consequence:</w:t>
      </w:r>
      <w:r>
        <w:t xml:space="preserve"> from today (7.10.2026) there are </w:t>
      </w:r>
      <w:r>
        <w:rPr>
          <w:b/>
          <w:bCs/>
        </w:rPr>
        <w:t xml:space="preserve">19 days to the tender deadline</w:t>
      </w:r>
      <w:r>
        <w:t xml:space="preserve"> and </w:t>
      </w:r>
      <w:r>
        <w:rPr>
          <w:b/>
          <w:bCs/>
        </w:rPr>
        <w:t xml:space="preserve">12 days to the question deadline</w:t>
      </w:r>
      <w:r>
        <w:t xml:space="preserve">. Any question the firm wants to ask must be in by </w:t>
      </w:r>
      <w:r>
        <w:rPr>
          <w:b/>
          <w:bCs/>
        </w:rPr>
        <w:t xml:space="preserve">19.10.2026 12:00</w:t>
      </w:r>
      <w:r>
        <w:t xml:space="preserve"> or it will not be answered. The </w:t>
      </w:r>
      <w:r>
        <w:rPr>
          <w:b/>
          <w:bCs/>
        </w:rPr>
        <w:t xml:space="preserve">2-month tender validity</w:t>
      </w:r>
      <w:r>
        <w:t xml:space="preserve"> means a price submitted on 26.10.2026 is held open until roughly late December 2026.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Date / value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tblHeader w:val="false"/>
        </w:trPr>
        <w:tc>
          <w:p>
            <w:r>
              <w:t xml:space="preserve">Notice published</w:t>
            </w:r>
          </w:p>
        </w:tc>
        <w:tc>
          <w:p>
            <w:r>
              <w:t xml:space="preserve">23.9.2026</w:t>
            </w:r>
          </w:p>
        </w:tc>
        <w:tc>
          <w:p>
            <w:r>
              <w:t xml:space="preserve">Hilma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Deadline for questions (lisätietojen määräaika)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19.10.2026 12:00 (UTC+03:00)</w:t>
            </w:r>
          </w:p>
        </w:tc>
        <w:tc>
          <w:tcPr>
            <w:shd w:fill="F5F5F5" w:val="clear"/>
          </w:tcPr>
          <w:p>
            <w:r>
              <w:t xml:space="preserve">Hilma "Määräajat" tab, TED BT-13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Deadline for tenders</w:t>
            </w:r>
          </w:p>
        </w:tc>
        <w:tc>
          <w:p>
            <w:r>
              <w:rPr>
                <w:b/>
                <w:bCs/>
              </w:rPr>
              <w:t xml:space="preserve">26.10.2026 12:00 (UTC+02:00)</w:t>
            </w:r>
          </w:p>
        </w:tc>
        <w:tc>
          <w:p>
            <w:r>
              <w:t xml:space="preserve">Hilma "Määräajat" tab, TED BT-131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Tender validity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2 months</w:t>
            </w:r>
            <w:r>
              <w:t xml:space="preserve"> from the submission deadline</w:t>
            </w:r>
          </w:p>
        </w:tc>
        <w:tc>
          <w:tcPr>
            <w:shd w:fill="F5F5F5" w:val="clear"/>
          </w:tcPr>
          <w:p>
            <w:r>
              <w:t xml:space="preserve">Hilma "Määräajat" tab, TED BT-98</w:t>
            </w:r>
          </w:p>
        </w:tc>
      </w:tr>
      <w:tr>
        <w:trPr>
          <w:tblHeader w:val="false"/>
        </w:trPr>
        <w:tc>
          <w:p>
            <w:r>
              <w:t xml:space="preserve">Site visit / information session</w:t>
            </w:r>
          </w:p>
        </w:tc>
        <w:tc>
          <w:p>
            <w:r>
              <w:rPr>
                <w:b/>
                <w:bCs/>
              </w:rPr>
              <w:t xml:space="preserve">not stated</w:t>
            </w:r>
            <w:r>
              <w:t xml:space="preserve"> — no site visit or info session appears in the notice</w:t>
            </w:r>
          </w:p>
        </w:tc>
        <w:tc>
          <w:p>
            <w:r>
              <w:t xml:space="preserve">Hilma record (no siteVisit / infoSession field)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Submission channel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Electronic submission is mandatory</w:t>
            </w:r>
            <w:r>
              <w:t xml:space="preserve"> (BT-17 = "Pakollinen") via the Cloudia/Tarjouspalvelu supplier portal (BT-18)</w:t>
            </w:r>
          </w:p>
        </w:tc>
        <w:tc>
          <w:tcPr>
            <w:shd w:fill="F5F5F5" w:val="clear"/>
          </w:tcPr>
          <w:p>
            <w:r>
              <w:t xml:space="preserve">Hilma "Osallistuminen" tab</w:t>
            </w:r>
          </w:p>
        </w:tc>
      </w:tr>
      <w:tr>
        <w:trPr>
          <w:tblHeader w:val="false"/>
        </w:trPr>
        <w:tc>
          <w:p>
            <w:r>
              <w:t xml:space="preserve">Bid language</w:t>
            </w:r>
          </w:p>
        </w:tc>
        <w:tc>
          <w:p>
            <w:r>
              <w:rPr>
                <w:b/>
                <w:bCs/>
              </w:rPr>
              <w:t xml:space="preserve">suomi</w:t>
            </w:r>
            <w:r>
              <w:t xml:space="preserve"> — Finnish only (BT-97)</w:t>
            </w:r>
          </w:p>
        </w:tc>
        <w:tc>
          <w:p>
            <w:r>
              <w:t xml:space="preserve">Hilma "Osallistuminen" tab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6. Contract value</w:t>
      </w:r>
    </w:p>
    <w:p>
      <w:pPr>
        <w:spacing w:after="120"/>
      </w:pPr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 stated in the notice.</w:t>
      </w:r>
      <w:r>
        <w:t xml:space="preserve"> The notice's estimated-value field and currency field are both empty, and the lot carries no value either. The notice states only that the value is </w:t>
      </w:r>
      <w:r>
        <w:rPr>
          <w:b/>
          <w:bCs/>
        </w:rPr>
        <w:t xml:space="preserve">at least the Finnish national threshold</w:t>
      </w:r>
      <w:r>
        <w:t xml:space="preserve"> (§4).</w:t>
      </w:r>
    </w:p>
    <w:p>
      <w:pPr>
        <w:pStyle w:val="ListParagraph"/>
        <w:numPr>
          <w:ilvl w:val="0"/>
          <w:numId w:val="1"/>
        </w:numPr>
      </w:pPr>
      <w:del w:id="5" w:author="White Hat IQ" w:date="2026-10-07T16:15:46Z">
        <w:r>
          <w:rPr>
            <w:b/>
            <w:bCs/>
          </w:rPr>
          <w:delText xml:space="preserve">Indicative market context — NOT from the notice, and to be verified:</w:delText>
        </w:r>
      </w:del>
      <w:del w:id="6" w:author="White Hat IQ" w:date="2026-10-07T16:15:46Z">
        <w:r>
          <w:delText xml:space="preserve"> public web and street-plan sources indicate the </w:delText>
        </w:r>
      </w:del>
      <w:del w:id="7" w:author="White Hat IQ" w:date="2026-10-07T16:15:46Z">
        <w:r>
          <w:rPr>
            <w:b/>
            <w:bCs/>
          </w:rPr>
          <w:delText xml:space="preserve">cost estimate for the Säterinpuistontie extension street plan is approximately 13 M€</w:delText>
        </w:r>
      </w:del>
      <w:del w:id="8" w:author="White Hat IQ" w:date="2026-10-07T16:15:46Z">
        <w:r>
          <w:delText xml:space="preserve">, allocated for 2026 as part of the </w:delText>
        </w:r>
      </w:del>
      <w:del w:id="9" w:author="White Hat IQ" w:date="2026-10-07T16:15:46Z">
        <w:r>
          <w:rPr>
            <w:b/>
            <w:bCs/>
          </w:rPr>
          <w:delText xml:space="preserve">Espoo City Rail (Kaupunkirata) area contract 1</w:delText>
        </w:r>
      </w:del>
      <w:del w:id="10" w:author="White Hat IQ" w:date="2026-10-07T16:15:46Z">
        <w:r>
          <w:delText xml:space="preserve">; the wider Espoo City Rail project is of the order of </w:delText>
        </w:r>
      </w:del>
      <w:del w:id="11" w:author="White Hat IQ" w:date="2026-10-07T16:15:46Z">
        <w:r>
          <w:rPr>
            <w:b/>
            <w:bCs/>
          </w:rPr>
          <w:delText xml:space="preserve">357 M€</w:delText>
        </w:r>
      </w:del>
      <w:del w:id="12" w:author="White Hat IQ" w:date="2026-10-07T16:15:46Z">
        <w:r>
          <w:delText xml:space="preserve"> with completion targeted for 2029. </w:delText>
        </w:r>
      </w:del>
      <w:del w:id="13" w:author="White Hat IQ" w:date="2026-10-07T16:15:46Z">
        <w:r>
          <w:rPr>
            <w:i/>
            <w:iCs/>
          </w:rPr>
          <w:delText xml:space="preserve">Sourced from public web material, not the procurement notice — treat as indicative only.</w:delText>
        </w:r>
      </w:del>
      <w:ins w:id="14" w:author="White Hat IQ" w:date="2026-10-07T16:15:46Z">
        <w:r>
          <w:rPr>
            <w:b/>
            <w:bCs/>
          </w:rPr>
          <w:t xml:space="preserve">External context, deliberately excluded from this brief: earlier drafts carried a public-web street-plan figure for this scheme (around 13 M€) and a wider rail-project figure. Both have been REMOVED on review, because the notice itself carries no value and an unverified figure can anchor the reader. The position is simply: value not stated in the notice. If the firm wants the market context, it should be obtained commercially — it plays no part in this brief's recommendation.</w:t>
        </w:r>
      </w:ins>
    </w:p>
    <w:p>
      <w:pPr>
        <w:pStyle w:val="ListParagraph"/>
        <w:numPr>
          <w:ilvl w:val="0"/>
          <w:numId w:val="1"/>
        </w:numPr>
      </w:pPr>
      <w:del w:id="15" w:author="White Hat IQ" w:date="2026-10-07T16:15:46Z">
        <w:r>
          <w:rPr>
            <w:b/>
            <w:bCs/>
          </w:rPr>
          <w:delText xml:space="preserve">Commercial implication:</w:delText>
        </w:r>
      </w:del>
      <w:del w:id="16" w:author="White Hat IQ" w:date="2026-10-07T16:15:46Z">
        <w:r>
          <w:delText xml:space="preserve"> if this contract is let anywhere near that scale, it is </w:delText>
        </w:r>
      </w:del>
      <w:del w:id="17" w:author="White Hat IQ" w:date="2026-10-07T16:15:46Z">
        <w:r>
          <w:rPr>
            <w:b/>
            <w:bCs/>
          </w:rPr>
          <w:delText xml:space="preserve">materially larger than the typical contract a small groundworks subcontractor primes</w:delText>
        </w:r>
      </w:del>
      <w:del w:id="18" w:author="White Hat IQ" w:date="2026-10-07T16:15:46Z">
        <w:r>
          <w:delText xml:space="preserve">. It also sits alongside a major rail project, which usually means a large main contractor holds the rail-adjacent package. The realistic participation route for a firm of this size is </w:delText>
        </w:r>
      </w:del>
      <w:del w:id="19" w:author="White Hat IQ" w:date="2026-10-07T16:15:46Z">
        <w:r>
          <w:rPr>
            <w:b/>
            <w:bCs/>
          </w:rPr>
          <w:delText xml:space="preserve">as a named subcontractor to the main contractor</w:delText>
        </w:r>
      </w:del>
      <w:del w:id="20" w:author="White Hat IQ" w:date="2026-10-07T16:15:46Z">
        <w:r>
          <w:delText xml:space="preserve"> (excavation, pipework, cable trenches, foundations), not as tenderer for the whole street scheme.</w:delText>
        </w:r>
      </w:del>
      <w:ins w:id="21" w:author="White Hat IQ" w:date="2026-10-07T16:15:46Z">
        <w:r>
          <w:rPr>
            <w:b/>
            <w:bCs/>
          </w:rPr>
          <w:t xml:space="preserve">Participation model — ONE model, stated: the firm bids as a NAMED SUBCONTRACTOR to the main contractor for the groundworks package (street structure, water and sewer networks, cable trenches, foundations). A prime bid is a stated fallback only, to be considered if the procurement documents show the contract is sub-scale. This follows from notice facts alone, not from any external figure: the scope names a railway underpass beneath the Helsinki-Turku railway and a planned second line, works partly among live public traffic, and an Infrakit and machine-control data environment — a civil package that in practice sits under a main contractor, and the firm's declared client base includes main contractors. The notice does not state the contract value; quantify only after the documents are read.</w:t>
        </w:r>
      </w:ins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7. Award criteria</w:t>
      </w:r>
    </w:p>
    <w:p>
      <w:pPr>
        <w:spacing w:after="120"/>
      </w:pPr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 stated in the notice.</w:t>
      </w:r>
      <w:r>
        <w:t xml:space="preserve"> The notice record carries no award criteria, no selection criteria and no suitability requirements; the "Päätöksenteon perusteet" and "Soveltuvuusvaatimukset" sections on the Hilma page are populated from the buyer's documents, which are not public without portal registration.</w:t>
      </w:r>
    </w:p>
    <w:p>
      <w:pPr>
        <w:pStyle w:val="ListParagraph"/>
        <w:numPr>
          <w:ilvl w:val="0"/>
          <w:numId w:val="1"/>
        </w:numPr>
      </w:pPr>
      <w:r>
        <w:t xml:space="preserve">The notice </w:t>
      </w:r>
      <w:r>
        <w:rPr>
          <w:b/>
          <w:bCs/>
        </w:rPr>
        <w:t xml:space="preserve">does</w:t>
      </w:r>
      <w:r>
        <w:t xml:space="preserve"> state where the exclusion criteria live: "</w:t>
      </w:r>
      <w:r>
        <w:rPr>
          <w:b/>
          <w:bCs/>
        </w:rPr>
        <w:t xml:space="preserve">Poissulkemisperusteet ilmoitetaan hankinta-asiakirjoissa</w:t>
      </w:r>
      <w:r>
        <w:t xml:space="preserve">" — the exclusion grounds are given </w:t>
      </w:r>
      <w:r>
        <w:rPr>
          <w:b/>
          <w:bCs/>
        </w:rPr>
        <w:t xml:space="preserve">in the procurement documents</w:t>
      </w:r>
      <w:r>
        <w:t xml:space="preserve"> (TED BT-806).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ASSUMPTION (award model):</w:t>
      </w:r>
      <w:r>
        <w:t xml:space="preserve"> for national Finnish works contracts of this type the comparison is commonly either </w:t>
      </w:r>
      <w:r>
        <w:rPr>
          <w:b/>
          <w:bCs/>
        </w:rPr>
        <w:t xml:space="preserve">lowest price</w:t>
      </w:r>
      <w:r>
        <w:t xml:space="preserve"> or </w:t>
      </w:r>
      <w:r>
        <w:rPr>
          <w:b/>
          <w:bCs/>
        </w:rPr>
        <w:t xml:space="preserve">lowest price with a quality component</w:t>
      </w:r>
      <w:r>
        <w:t xml:space="preserve"> (a quality/price weighting, often 30/70 or 40/60; occasionally a scored quality section covering delivery schedule, resources and environmental measures). </w:t>
      </w:r>
      <w:r>
        <w:rPr>
          <w:b/>
          <w:bCs/>
        </w:rPr>
        <w:t xml:space="preserve">This is an assumption and must be confirmed — it determines whether this is a price race or a quality competition.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8. Suitability and eligibility requirements</w:t>
      </w:r>
    </w:p>
    <w:p>
      <w:pPr>
        <w:spacing w:after="120"/>
      </w:pPr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 stated in the notice.</w:t>
      </w:r>
      <w:r>
        <w:t xml:space="preserve"> The notice carries no turnover requirement, no reference requirement, no key-personnel requirement, no plant requirement and no ESPD structure.</w:t>
      </w:r>
    </w:p>
    <w:p>
      <w:pPr>
        <w:pStyle w:val="ListParagraph"/>
        <w:numPr>
          <w:ilvl w:val="0"/>
          <w:numId w:val="1"/>
        </w:numPr>
      </w:pPr>
      <w:r>
        <w:t xml:space="preserve">In a national procedure the buyer satisfies itself of bidder reliability and suitability from the </w:t>
      </w:r>
      <w:r>
        <w:rPr>
          <w:b/>
          <w:bCs/>
        </w:rPr>
        <w:t xml:space="preserve">procurement documents and </w:t>
      </w:r>
      <w:del w:id="22" w:author="White Hat IQ" w:date="2026-10-07T16:15:46Z">
        <w:r>
          <w:rPr>
            <w:b/>
            <w:bCs/>
          </w:rPr>
          <w:delText xml:space="preserve">the ESPD/ESPD-lite (or its own supplier questionnaire)</w:delText>
        </w:r>
      </w:del>
      <w:del w:id="23" w:author="White Hat IQ" w:date="2026-10-07T16:15:46Z">
        <w:r>
          <w:delText xml:space="preserve">.</w:delText>
        </w:r>
      </w:del>
      <w:ins w:id="24" w:author="White Hat IQ" w:date="2026-10-07T16:15:46Z">
        <w:r>
          <w:rPr>
            <w:b/>
            <w:bCs/>
          </w:rPr>
          <w:t xml:space="preserve">its own suitability/supplier questionnaire. (Corrected 7.10.2026: an earlier draft referred to the ESPD — the ESPD is an EU single-market instrument and is not used in a purely national Finnish procedure below the EU threshold. The form the buyer actually requires is not stated in the notice.)</w:t>
        </w:r>
      </w:ins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ASSUMPTION (expected minimum evidence — standard Finnish practice):</w:t>
      </w:r>
      <w:r>
        <w:t xml:space="preserve"> trade-register extract; tax and employer-contribution certificates (verotodistus / työnantajarekisteriote); pension-insurance and accident-insurance certificates; a statement of the firm's turnover and financial ratios; references for comparable street/water works; and possibly named key personnel and a plant list. </w:t>
      </w:r>
      <w:r>
        <w:rPr>
          <w:b/>
          <w:bCs/>
        </w:rPr>
        <w:t xml:space="preserve">Confirm in the tendering documents.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9. Sustainability and strategic obligations the buyer has flagged</w:t>
      </w:r>
    </w:p>
    <w:p>
      <w:pPr>
        <w:spacing w:after="120"/>
      </w:pPr>
      <w:r>
        <w:t xml:space="preserve">The notice's strategic-procurement flags are </w:t>
      </w:r>
      <w:r>
        <w:rPr>
          <w:b/>
          <w:bCs/>
        </w:rPr>
        <w:t xml:space="preserve">set to true</w:t>
      </w:r>
      <w:r>
        <w:t xml:space="preserve"> for: energy efficiency, </w:t>
      </w:r>
      <w:r>
        <w:rPr>
          <w:b/>
          <w:bCs/>
        </w:rPr>
        <w:t xml:space="preserve">low carbon</w:t>
      </w:r>
      <w:r>
        <w:t xml:space="preserve">, </w:t>
      </w:r>
      <w:r>
        <w:rPr>
          <w:b/>
          <w:bCs/>
        </w:rPr>
        <w:t xml:space="preserve">circular economy</w:t>
      </w:r>
      <w:r>
        <w:t xml:space="preserve">, </w:t>
      </w:r>
      <w:r>
        <w:rPr>
          <w:b/>
          <w:bCs/>
        </w:rPr>
        <w:t xml:space="preserve">compliance with working conditions (justWorkingConditions)</w:t>
      </w:r>
      <w:r>
        <w:t xml:space="preserve"> and </w:t>
      </w:r>
      <w:r>
        <w:rPr>
          <w:b/>
          <w:bCs/>
        </w:rPr>
        <w:t xml:space="preserve">SME participation considered</w:t>
      </w:r>
      <w:r>
        <w:t xml:space="preserve">. Set to false: biodiversity, employment condition, code of conduct, innovation.</w:t>
      </w:r>
    </w:p>
    <w:p>
      <w:pPr>
        <w:spacing w:after="120"/>
      </w:pPr>
      <w:r>
        <w:t xml:space="preserve">Practical reading for the bid: expect requirements on </w:t>
      </w:r>
      <w:r>
        <w:rPr>
          <w:b/>
          <w:bCs/>
        </w:rPr>
        <w:t xml:space="preserve">emission values for natural-stone materials</w:t>
      </w:r>
      <w:r>
        <w:t xml:space="preserve"> (explicitly named in the scope description), </w:t>
      </w:r>
      <w:r>
        <w:rPr>
          <w:b/>
          <w:bCs/>
        </w:rPr>
        <w:t xml:space="preserve">low-carbon and circular-economy handling of materials</w:t>
      </w:r>
      <w:r>
        <w:t xml:space="preserve"> (reuse/recycling, low-emission haulage, mass balance), and </w:t>
      </w:r>
      <w:r>
        <w:rPr>
          <w:b/>
          <w:bCs/>
        </w:rPr>
        <w:t xml:space="preserve">contractual compliance with collective agreements and working conditions</w:t>
      </w:r>
      <w:r>
        <w:t xml:space="preserve"> — the last of these is a mandatory obligation and a common ground for exclusion if breached.</w:t>
      </w:r>
    </w:p>
    <w:p>
      <w:pPr>
        <w:spacing w:after="120"/>
      </w:pPr>
      <w:r>
        <w:t xml:space="preserve">---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10. Risks and ambiguities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 / ambiguity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p>
            <w:r>
              <w:t xml:space="preserve">R1</w:t>
            </w:r>
          </w:p>
        </w:tc>
        <w:tc>
          <w:p>
            <w:r>
              <w:rPr>
                <w:b/>
                <w:bCs/>
              </w:rPr>
              <w:t xml:space="preserve">Procurement documents require registration.</w:t>
            </w:r>
            <w:r>
              <w:t xml:space="preserve"> The notice states document access is </w:t>
            </w:r>
            <w:r>
              <w:rPr>
                <w:i/>
                <w:iCs/>
              </w:rPr>
              <w:t xml:space="preserve">not</w:t>
            </w:r>
            <w:r>
              <w:t xml:space="preserve"> restricted (BT-14 = "Ei"), but the buyer's Cloudia/Tarjouspalvelu portal in practice refuses to display the documents without registering and logging in. They were </w:t>
            </w:r>
            <w:r>
              <w:rPr>
                <w:b/>
                <w:bCs/>
              </w:rPr>
              <w:t xml:space="preserve">not retrieved in this run</w:t>
            </w:r>
            <w:r>
              <w:t xml:space="preserve">.</w:t>
            </w:r>
          </w:p>
        </w:tc>
        <w:tc>
          <w:p>
            <w:r>
              <w:t xml:space="preserve">The whole basis of a price — quantities, award criteria, contract terms — is unknown. Registering on the portal is the </w:t>
            </w:r>
            <w:r>
              <w:rPr>
                <w:b/>
                <w:bCs/>
              </w:rPr>
              <w:t xml:space="preserve">first action</w:t>
            </w:r>
            <w:r>
              <w:t xml:space="preserve">.</w:t>
            </w:r>
          </w:p>
        </w:tc>
        <w:tc>
          <w:p>
            <w:r>
              <w:rPr>
                <w:b/>
                <w:bCs/>
              </w:rPr>
              <w:t xml:space="preserve">Open — action needed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R2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Award criteria not in the notice.</w:t>
            </w:r>
            <w:r>
              <w:t xml:space="preserve"> Unknown whether this is lowest price or a price/quality weighting.</w:t>
            </w:r>
          </w:p>
        </w:tc>
        <w:tc>
          <w:tcPr>
            <w:shd w:fill="F5F5F5" w:val="clear"/>
          </w:tcPr>
          <w:p>
            <w:r>
              <w:t xml:space="preserve">Determines bidding strategy: a price race for a small firm against larger contractors is materially different from a quality competition.</w:t>
            </w:r>
          </w:p>
        </w:tc>
        <w:tc>
          <w:tcPr>
            <w:shd w:fill="F5F5F5" w:val="clear"/>
          </w:tcPr>
          <w:p>
            <w:r>
              <w:t xml:space="preserve">Open</w:t>
            </w:r>
          </w:p>
        </w:tc>
      </w:tr>
      <w:tr>
        <w:trPr>
          <w:tblHeader w:val="false"/>
        </w:trPr>
        <w:tc>
          <w:p>
            <w:r>
              <w:t xml:space="preserve">R3</w:t>
            </w:r>
          </w:p>
        </w:tc>
        <w:tc>
          <w:p>
            <w:r>
              <w:rPr>
                <w:b/>
                <w:bCs/>
              </w:rPr>
              <w:t xml:space="preserve">Value and scale unknown from the notice, but the surrounding scheme is ~13 M€.</w:t>
            </w:r>
          </w:p>
        </w:tc>
        <w:tc>
          <w:p>
            <w:r>
              <w:t xml:space="preserve">A contract of that scale is beyond a small firm as prime; the realistic position is subcontractor. Affects mobilisation cost and risk exposure.</w:t>
            </w:r>
          </w:p>
        </w:tc>
        <w:tc>
          <w:p>
            <w:r>
              <w:t xml:space="preserve">Open — provisional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R4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2-month tender validity.</w:t>
            </w:r>
          </w:p>
        </w:tc>
        <w:tc>
          <w:tcPr>
            <w:shd w:fill="F5F5F5" w:val="clear"/>
          </w:tcPr>
          <w:p>
            <w:r>
              <w:t xml:space="preserve">The price is held firm into late December 2026; plant, labour and material rates must carry that.</w:t>
            </w:r>
          </w:p>
        </w:tc>
        <w:tc>
          <w:tcPr>
            <w:shd w:fill="F5F5F5" w:val="clear"/>
          </w:tcPr>
          <w:p>
            <w:r>
              <w:t xml:space="preserve">Open</w:t>
            </w:r>
          </w:p>
        </w:tc>
      </w:tr>
      <w:tr>
        <w:trPr>
          <w:tblHeader w:val="false"/>
        </w:trPr>
        <w:tc>
          <w:p>
            <w:r>
              <w:t xml:space="preserve">R5</w:t>
            </w:r>
          </w:p>
        </w:tc>
        <w:tc>
          <w:p>
            <w:r>
              <w:rPr>
                <w:b/>
                <w:bCs/>
              </w:rPr>
              <w:t xml:space="preserve">Railway interface.</w:t>
            </w:r>
            <w:r>
              <w:t xml:space="preserve"> The street underpasses the Helsinki–Turku railway and a planned second line; works in a railway area, partly among live traffic.</w:t>
            </w:r>
          </w:p>
        </w:tc>
        <w:tc>
          <w:p>
            <w:r>
              <w:t xml:space="preserve">Safety-critical interfaces, possible rail-authority approvals and possession arrangements; drives cost and risk.</w:t>
            </w:r>
          </w:p>
        </w:tc>
        <w:tc>
          <w:p>
            <w:r>
              <w:t xml:space="preserve">Open — likely significant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R6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Infrakit, information models and machine control required.</w:t>
            </w:r>
          </w:p>
        </w:tc>
        <w:tc>
          <w:tcPr>
            <w:shd w:fill="F5F5F5" w:val="clear"/>
          </w:tcPr>
          <w:p>
            <w:r>
              <w:t xml:space="preserve">A genuine capability and cost gap if the firm does not already run machine-control plant and Infrakit workflows; also a data-management workload.</w:t>
            </w:r>
          </w:p>
        </w:tc>
        <w:tc>
          <w:tcPr>
            <w:shd w:fill="F5F5F5" w:val="clear"/>
          </w:tcPr>
          <w:p>
            <w:r>
              <w:t xml:space="preserve">Open</w:t>
            </w:r>
          </w:p>
        </w:tc>
      </w:tr>
      <w:tr>
        <w:trPr>
          <w:tblHeader w:val="false"/>
        </w:trPr>
        <w:tc>
          <w:p>
            <w:r>
              <w:t xml:space="preserve">R7</w:t>
            </w:r>
          </w:p>
        </w:tc>
        <w:tc>
          <w:p>
            <w:r>
              <w:rPr>
                <w:b/>
                <w:bCs/>
              </w:rPr>
              <w:t xml:space="preserve">Natural-stone material emission values named as a focus.</w:t>
            </w:r>
          </w:p>
        </w:tc>
        <w:tc>
          <w:p>
            <w:r>
              <w:t xml:space="preserve">Probably a documented, verifiable requirement — sourcing and evidence needed.</w:t>
            </w:r>
          </w:p>
        </w:tc>
        <w:tc>
          <w:p>
            <w:r>
              <w:t xml:space="preserve">Open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R8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Finnish-language bid, mandatory electronic submission, national procedure.</w:t>
            </w:r>
          </w:p>
        </w:tc>
        <w:tc>
          <w:tcPr>
            <w:shd w:fill="F5F5F5" w:val="clear"/>
          </w:tcPr>
          <w:p>
            <w:r>
              <w:t xml:space="preserve">Administrative, but a hard gate: bid in Finnish through the portal only.</w:t>
            </w:r>
          </w:p>
        </w:tc>
        <w:tc>
          <w:tcPr>
            <w:shd w:fill="F5F5F5" w:val="clear"/>
          </w:tcPr>
          <w:p>
            <w:r>
              <w:t xml:space="preserve">Known</w:t>
            </w:r>
          </w:p>
        </w:tc>
      </w:tr>
      <w:tr>
        <w:trPr>
          <w:tblHeader w:val="false"/>
        </w:trPr>
        <w:tc>
          <w:p>
            <w:r>
              <w:t xml:space="preserve">R9</w:t>
            </w:r>
          </w:p>
        </w:tc>
        <w:tc>
          <w:p>
            <w:r>
              <w:rPr>
                <w:b/>
                <w:bCs/>
              </w:rPr>
              <w:t xml:space="preserve">No site visit in the notice.</w:t>
            </w:r>
          </w:p>
        </w:tc>
        <w:tc>
          <w:p>
            <w:r>
              <w:t xml:space="preserve">No scheduled opportunity to inspect; site conditions (railway, live traffic, park areas) carry estimate risk.</w:t>
            </w:r>
          </w:p>
        </w:tc>
        <w:tc>
          <w:p>
            <w:r>
              <w:t xml:space="preserve">Open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~~R10~~</w:t>
            </w:r>
          </w:p>
        </w:tc>
        <w:tc>
          <w:tcPr>
            <w:shd w:fill="F5F5F5" w:val="clear"/>
          </w:tcPr>
          <w:p>
            <w:r>
              <w:t xml:space="preserve">~~Possible corrigendum~~</w:t>
            </w:r>
          </w:p>
        </w:tc>
        <w:tc>
          <w:tcPr>
            <w:shd w:fill="F5F5F5" w:val="clear"/>
          </w:tcPr>
          <w:p>
            <w:r>
              <w:rPr>
                <w:b/>
                <w:bCs/>
              </w:rPr>
              <w:t xml:space="preserve">Resolved:</w:t>
            </w:r>
            <w:r>
              <w:t xml:space="preserve"> no linked notices; no corrigendum. Removed.</w:t>
            </w:r>
          </w:p>
        </w:tc>
        <w:tc>
          <w:tcPr>
            <w:shd w:fill="F5F5F5" w:val="clear"/>
          </w:tcPr>
          <w:p>
            <w:r>
              <w:t xml:space="preserve">Closed</w:t>
            </w:r>
          </w:p>
        </w:tc>
      </w:tr>
      <w:tr>
        <w:trPr>
          <w:tblHeader w:val="false"/>
        </w:trPr>
        <w:tc>
          <w:p>
            <w:r>
              <w:t xml:space="preserve">R11</w:t>
            </w:r>
          </w:p>
        </w:tc>
        <w:tc>
          <w:p>
            <w:r>
              <w:rPr>
                <w:b/>
                <w:bCs/>
              </w:rPr>
              <w:t xml:space="preserve">Bidding cost before the documents are read.</w:t>
            </w:r>
          </w:p>
        </w:tc>
        <w:tc>
          <w:p>
            <w:r>
              <w:t xml:space="preserve">Preparing a bid of this scale in 19 days, blind to quantities and criteria, is expensive relative to win probability.</w:t>
            </w:r>
          </w:p>
        </w:tc>
        <w:tc>
          <w:p>
            <w:r>
              <w:t xml:space="preserve">Open — commercial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11. Questions to put to the buyer (all before 19.10.2026 12:00)</w:t>
      </w:r>
    </w:p>
    <w:p>
      <w:pPr>
        <w:spacing w:after="120"/>
      </w:pPr>
      <w:r>
        <w:t xml:space="preserve">1. Please confirm the procurement documents are available without registration, or advise the correct access route — the notice states access is unrestricted (BT-14) but the portal asks for a log-in. 2. </w:t>
      </w:r>
      <w:r>
        <w:rPr>
          <w:b/>
          <w:bCs/>
        </w:rPr>
        <w:t xml:space="preserve">Award criteria and their weightings</w:t>
      </w:r>
      <w:r>
        <w:t xml:space="preserve">, and whether there is a quality component. 3. The </w:t>
      </w:r>
      <w:r>
        <w:rPr>
          <w:b/>
          <w:bCs/>
        </w:rPr>
        <w:t xml:space="preserve">estimated total value of the contract</w:t>
      </w:r>
      <w:r>
        <w:t xml:space="preserve"> and the </w:t>
      </w:r>
      <w:r>
        <w:rPr>
          <w:b/>
          <w:bCs/>
        </w:rPr>
        <w:t xml:space="preserve">bill of quantities</w:t>
      </w:r>
      <w:r>
        <w:t xml:space="preserve"> (or a quantity list by structure type). 4. </w:t>
      </w:r>
      <w:r>
        <w:rPr>
          <w:b/>
          <w:bCs/>
        </w:rPr>
        <w:t xml:space="preserve">Contract form and general conditions</w:t>
      </w:r>
      <w:r>
        <w:t xml:space="preserve"> — is this a kokonaisurakka under YSE 1998? Which technical norms (InfraRYL/MaaRYL) apply? 5. </w:t>
      </w:r>
      <w:r>
        <w:rPr>
          <w:b/>
          <w:bCs/>
        </w:rPr>
        <w:t xml:space="preserve">Payment terms and schedule</w:t>
      </w:r>
      <w:r>
        <w:t xml:space="preserve">, retention, and the basis of payment (lump sum / measurement). 6. </w:t>
      </w:r>
      <w:r>
        <w:rPr>
          <w:b/>
          <w:bCs/>
        </w:rPr>
        <w:t xml:space="preserve">Securities:</w:t>
      </w:r>
      <w:r>
        <w:t xml:space="preserve"> performance bond percentage, warranty period, warranty-period security, and any parent-company or other security requirement. 7. </w:t>
      </w:r>
      <w:r>
        <w:rPr>
          <w:b/>
          <w:bCs/>
        </w:rPr>
        <w:t xml:space="preserve">Contract duration and intended commencement.</w:t>
      </w:r>
      <w:r>
        <w:t xml:space="preserve"> 8. </w:t>
      </w:r>
      <w:r>
        <w:rPr>
          <w:b/>
          <w:bCs/>
        </w:rPr>
        <w:t xml:space="preserve">Infrakit, information-model and machine-control requirements</w:t>
      </w:r>
      <w:r>
        <w:t xml:space="preserve"> — which tolerance classes, who provides and maintains the data environment, and whether machine-control files are supplied. 9. The </w:t>
      </w:r>
      <w:r>
        <w:rPr>
          <w:b/>
          <w:bCs/>
        </w:rPr>
        <w:t xml:space="preserve">natural-stone emission-value requirement</w:t>
      </w:r>
      <w:r>
        <w:t xml:space="preserve"> — which standard, which limits, and how compliance is demonstrated. 10. </w:t>
      </w:r>
      <w:r>
        <w:rPr>
          <w:b/>
          <w:bCs/>
        </w:rPr>
        <w:t xml:space="preserve">Railway-area works</w:t>
      </w:r>
      <w:r>
        <w:t xml:space="preserve"> — are the underpass and railway-area works inside this contract, or in a separate contract with the rail authority / main contractor? Which approvals and possessions are in the contractor's scope? 11. Whether </w:t>
      </w:r>
      <w:r>
        <w:rPr>
          <w:b/>
          <w:bCs/>
        </w:rPr>
        <w:t xml:space="preserve">partial delivery or use of a named subcontractor</w:t>
      </w:r>
      <w:r>
        <w:t xml:space="preserve"> is permitted, and whether a consortium or subcontractor arrangement may be used to meet the requirements. 12. Whether a </w:t>
      </w:r>
      <w:r>
        <w:rPr>
          <w:b/>
          <w:bCs/>
        </w:rPr>
        <w:t xml:space="preserve">site visit or site access</w:t>
      </w:r>
      <w:r>
        <w:t xml:space="preserve"> can be arranged.</w:t>
      </w:r>
    </w:p>
    <w:p>
      <w:pPr>
        <w:spacing w:after="120"/>
      </w:pPr>
      <w:r>
        <w:t xml:space="preserve">---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12. Recommendation</w:t>
      </w:r>
    </w:p>
    <w:p>
      <w:pPr>
        <w:spacing w:after="120"/>
      </w:pPr>
      <w:r>
        <w:rPr>
          <w:b/>
          <w:bCs/>
        </w:rPr>
        <w:t xml:space="preserve">BID — conditional, with a subcontractor route preferred.</w:t>
      </w:r>
      <w:r>
        <w:t xml:space="preserve"> Do </w:t>
      </w:r>
      <w:r>
        <w:rPr>
          <w:b/>
          <w:bCs/>
        </w:rPr>
        <w:t xml:space="preserve">not</w:t>
      </w:r>
      <w:r>
        <w:t xml:space="preserve"> spend estimating effort before R1 is closed.</w:t>
      </w:r>
    </w:p>
    <w:p>
      <w:pPr>
        <w:spacing w:after="120"/>
      </w:pPr>
      <w:r>
        <w:rPr>
          <w:b/>
          <w:bCs/>
        </w:rPr>
        <w:t xml:space="preserve">The honest position:</w:t>
      </w:r>
      <w:r>
        <w:t xml:space="preserve"> this is the best </w:t>
      </w:r>
      <w:r>
        <w:rPr>
          <w:i/>
          <w:iCs/>
        </w:rPr>
        <w:t xml:space="preserve">scope</w:t>
      </w:r>
      <w:r>
        <w:t xml:space="preserve"> match found in the window — the notice's own words ("katujen ja vesihuollon rakennustöitä") are the firm's declared trade on both halves — but it is </w:t>
      </w:r>
      <w:r>
        <w:rPr>
          <w:b/>
          <w:bCs/>
        </w:rPr>
        <w:t xml:space="preserve">150 km from base</w:t>
      </w:r>
      <w:r>
        <w:t xml:space="preserve">, the surrounding scheme is </w:t>
      </w:r>
      <w:r>
        <w:rPr>
          <w:b/>
          <w:bCs/>
        </w:rPr>
        <w:t xml:space="preserve">~13 M€-scale</w:t>
      </w:r>
      <w:r>
        <w:t xml:space="preserve">, and the criteria, quantities and contract terms are all still behind a registration wall. On the evidence available, the defensible course is: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First action — register on the buyer's portal and download the procurement documents (free, ~15 minutes).</w:t>
      </w:r>
      <w:r>
        <w:t xml:space="preserve"> Nothing below can be firm until this is done. This is the gating step. 2. </w:t>
      </w:r>
      <w:r>
        <w:rPr>
          <w:b/>
          <w:bCs/>
        </w:rPr>
        <w:t xml:space="preserve">Then, within 12 days, ask the §11 questions</w:t>
      </w:r>
      <w:r>
        <w:t xml:space="preserve"> — particularly award criteria, value/quantities, contract form and the railway-interface split — before the 19.10.2026 question deadline. 3. </w:t>
      </w:r>
      <w:r>
        <w:rPr>
          <w:b/>
          <w:bCs/>
        </w:rPr>
        <w:t xml:space="preserve">Decide finally on the downloaded documents</w:t>
      </w:r>
      <w:r>
        <w:t xml:space="preserve">, against a plain test: if it is a lump-sum kokonaisurakka of ~13 M€ scale, </w:t>
      </w:r>
      <w:r>
        <w:rPr>
          <w:b/>
          <w:bCs/>
        </w:rPr>
        <w:t xml:space="preserve">decline to prime it</w:t>
      </w:r>
      <w:r>
        <w:t xml:space="preserve"> and instead approach the likely main contractors about the </w:t>
      </w:r>
      <w:r>
        <w:rPr>
          <w:b/>
          <w:bCs/>
        </w:rPr>
        <w:t xml:space="preserve">groundworks/pipework subcontract package</w:t>
      </w:r>
      <w:r>
        <w:t xml:space="preserve"> — that is a realistic, profitable and low-risk position for a firm of this size. 4. </w:t>
      </w:r>
      <w:r>
        <w:rPr>
          <w:b/>
          <w:bCs/>
        </w:rPr>
        <w:t xml:space="preserve">If the contract proves to be a smaller phase</w:t>
      </w:r>
      <w:r>
        <w:t xml:space="preserve"> (a street section, or a package within the programme) with a value in the firm's band, then bid as prime, with the Infrakit/machine-control capability gap (R6) resolved first.</w:t>
      </w:r>
    </w:p>
    <w:p>
      <w:pPr>
        <w:spacing w:after="120"/>
      </w:pPr>
      <w:r>
        <w:rPr>
          <w:b/>
          <w:bCs/>
        </w:rPr>
        <w:t xml:space="preserve">Runner-up and the alternative:</w:t>
      </w:r>
      <w:r>
        <w:t xml:space="preserve"> the </w:t>
      </w:r>
      <w:del w:id="1" w:author="White Hat IQ" w:date="2026-10-07T16:13:25Z">
        <w:r>
          <w:delText xml:space="preserve">runner-up by score was the Lahden Niemi harbour contaminated-soil remediation (deadline 16.10.2026 — only 9 days, and contaminated-soil work rather than the declared street/water trade),</w:delText>
        </w:r>
      </w:del>
      <w:ins w:id="2" w:author="White Hat IQ" w:date="2026-10-07T16:13:25Z">
        <w:r>
          <w:t xml:space="preserve">weighted screening metric put the Lahden Niemi harbour contaminated-soil remediation marginally ahead of Espoo (3.24 against 3.02), but it is contaminated-soil work rather than the declared street/water trade and closes in only 9 days,</w:t>
        </w:r>
      </w:ins>
      <w:r>
        <w:t xml:space="preserve"> so </w:t>
      </w:r>
      <w:r>
        <w:rPr>
          <w:b/>
          <w:bCs/>
        </w:rPr>
        <w:t xml:space="preserve">it is not a clean substitute</w:t>
      </w:r>
      <w:r>
        <w:t xml:space="preserve">. The genuinely strongest </w:t>
      </w:r>
      <w:r>
        <w:rPr>
          <w:i/>
          <w:iCs/>
        </w:rPr>
        <w:t xml:space="preserve">regional</w:t>
      </w:r>
      <w:r>
        <w:t xml:space="preserve"> action this fortnight is </w:t>
      </w:r>
      <w:r>
        <w:rPr>
          <w:b/>
          <w:bCs/>
        </w:rPr>
        <w:t xml:space="preserve">not a bid at all</w:t>
      </w:r>
      <w:r>
        <w:t xml:space="preserve">: engaging </w:t>
      </w:r>
      <w:r>
        <w:rPr>
          <w:b/>
          <w:bCs/>
        </w:rPr>
        <w:t xml:space="preserve">Kymenlaakson Sähköverkko Oy's market dialogue for distribution-network construction and maintenance 2028–2030</w:t>
      </w:r>
      <w:r>
        <w:t xml:space="preserve"> (join by 20.10.2026) — in-trade (cable trench and network construction), in-region, and free. See the screening record.</w:t>
      </w:r>
    </w:p>
    <w:p>
      <w:pPr>
        <w:spacing w:after="120"/>
      </w:pPr>
      <w:r>
        <w:rPr>
          <w:b/>
          <w:bCs/>
        </w:rPr>
        <w:t xml:space="preserve">Basis and status of any figures:</w:t>
      </w:r>
      <w:r>
        <w:t xml:space="preserve"> no price or pricing basis is proposed in this brief. If a pricing basis is used later it must be stated as </w:t>
      </w:r>
      <w:r>
        <w:rPr>
          <w:b/>
          <w:bCs/>
        </w:rPr>
        <w:t xml:space="preserve">one single basis</w:t>
      </w:r>
      <w:r>
        <w:t xml:space="preserve">, and any figure derived before the bill of quantities is read must be labelled </w:t>
      </w:r>
      <w:r>
        <w:rPr>
          <w:b/>
          <w:bCs/>
        </w:rPr>
        <w:t xml:space="preserve">PROVISIONAL / ranking-only</w:t>
      </w:r>
      <w:r>
        <w:t xml:space="preserve">.</w:t>
      </w:r>
    </w:p>
    <w:p>
      <w:pPr>
        <w:spacing w:after="120"/>
        <w:rPr>
          <w:ins w:id="3" w:author="White Hat IQ" w:date="2026-10-07T16:13:25Z"/>
        </w:rPr>
      </w:pPr>
      <w:ins w:id="4" w:author="White Hat IQ" w:date="2026-10-07T16:13:25Z">
        <w:r>
          <w:rPr>
            <w:b/>
            <w:bCs/>
          </w:rPr>
          <w:t xml:space="preserve">Note on the selection metric (added 7.10.2026): the weighted screening scores are a screening aid, not the decision. On the metric Lahti leads (3.24) and Espoo is second (3.02); Espoo is selected because the firm's rule is fit first, and Espoo is the only notice matching the declared trade on both halves (trade-fit 5 against Lahti's 3), with the better deadline as tie-breaker. If the firm's operating radius is the binding constraint, the metric's preference for the closer Lahti job is the honest counter-argument, and it must be decided before Lahti closes on 16.10.2026.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1C1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2026-10-07T16:11:25.794Z</dcterms:created>
  <dcterms:modified xsi:type="dcterms:W3CDTF">2026-10-07T16:11:25.794Z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